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01B1B"/>
          <w:sz w:val="29"/>
        </w:rPr>
        <w:t>REPORT: -</w:t>
        <w:br/>
        <w:t>ROAD-SHIELD: AN AI-POWERED MOBILE SENSING FRAMEWORK FOR MULTI-MODAL ROAD DISTRESS DETECTION AND URBAN SAFETY MONITORING USING PUBLIC TRANSPORT FLEETS</w:t>
      </w:r>
    </w:p>
    <w:p>
      <w:pPr>
        <w:spacing w:before="120" w:after="60"/>
      </w:pPr>
      <w:r>
        <w:rPr>
          <w:b/>
          <w:sz w:val="23"/>
        </w:rPr>
        <w:t>Project Metadata and Team Information</w:t>
      </w:r>
    </w:p>
    <w:p>
      <w:pPr>
        <w:pStyle w:val="ListBullet"/>
        <w:spacing w:after="40"/>
      </w:pPr>
      <w:r>
        <w:rPr>
          <w:b/>
        </w:rPr>
        <w:t xml:space="preserve">Course Code &amp; Name: </w:t>
      </w:r>
      <w:r>
        <w:t>CSET485 — AI and Society</w:t>
      </w:r>
    </w:p>
    <w:p>
      <w:pPr>
        <w:pStyle w:val="ListBullet"/>
        <w:spacing w:after="40"/>
      </w:pPr>
      <w:r>
        <w:rPr>
          <w:b/>
        </w:rPr>
        <w:t xml:space="preserve">Project Type: </w:t>
      </w:r>
      <w:r>
        <w:t>Academic Mini Project (Phase 2 / Milestone 2 Submission)</w:t>
      </w:r>
    </w:p>
    <w:p>
      <w:pPr>
        <w:pStyle w:val="ListBullet"/>
        <w:spacing w:after="40"/>
      </w:pPr>
      <w:r>
        <w:rPr>
          <w:b/>
        </w:rPr>
        <w:t xml:space="preserve">Hackathon Alignment: </w:t>
      </w:r>
      <w:r>
        <w:t>Smart India Hackathon 2026 (Problem Statement: SIH26124 / Bharat Electronics Limited)</w:t>
      </w:r>
    </w:p>
    <w:p>
      <w:pPr>
        <w:pStyle w:val="ListBullet"/>
        <w:spacing w:after="40"/>
      </w:pPr>
      <w:r>
        <w:rPr>
          <w:b/>
        </w:rPr>
        <w:t xml:space="preserve">Theme: </w:t>
      </w:r>
      <w:r>
        <w:t>Smart Automation, Intelligent Transportation Systems (ITS) &amp; Clean Mobility</w:t>
      </w:r>
    </w:p>
    <w:p>
      <w:pPr>
        <w:pStyle w:val="ListBullet"/>
        <w:spacing w:after="40"/>
      </w:pPr>
      <w:r>
        <w:rPr>
          <w:b/>
        </w:rPr>
        <w:t xml:space="preserve">Submission Date: </w:t>
      </w:r>
      <w:r>
        <w:t>September 2026</w:t>
      </w:r>
    </w:p>
    <w:p>
      <w:pPr>
        <w:pStyle w:val="ListBullet"/>
        <w:spacing w:after="40"/>
      </w:pPr>
      <w:r>
        <w:rPr>
          <w:b/>
        </w:rPr>
        <w:t xml:space="preserve">Team Identifier: </w:t>
      </w:r>
      <w:r>
        <w:t>Team ID: 42</w:t>
      </w:r>
    </w:p>
    <w:p>
      <w:pPr>
        <w:spacing w:before="120" w:after="80"/>
      </w:pPr>
      <w:r>
        <w:rPr>
          <w:b/>
          <w:sz w:val="22"/>
        </w:rPr>
        <w:t>Student Authors and Credentials</w:t>
      </w:r>
    </w:p>
    <w:tbl>
      <w:tblPr>
        <w:tblW w:type="auto" w:w="0"/>
        <w:jc w:val="center"/>
        <w:tblLook w:firstColumn="1" w:firstRow="1" w:lastColumn="0" w:lastRow="0" w:noHBand="0" w:noVBand="1" w:val="04A0"/>
      </w:tblPr>
      <w:tblGrid>
        <w:gridCol w:w="2340"/>
        <w:gridCol w:w="2340"/>
        <w:gridCol w:w="2340"/>
        <w:gridCol w:w="2340"/>
      </w:tblGrid>
      <w:tr>
        <w:tc>
          <w:tcPr>
            <w:tcW w:type="dxa" w:w="2340"/>
            <w:shd w:fill="F2F2F2"/>
            <w:tcMar>
              <w:top w:w="50" w:type="dxa"/>
              <w:bottom w:w="50" w:type="dxa"/>
              <w:left w:w="70" w:type="dxa"/>
              <w:right w:w="70" w:type="dxa"/>
            </w:tcMar>
          </w:tcPr>
          <w:p>
            <w:r>
              <w:rPr>
                <w:b/>
                <w:sz w:val="19"/>
              </w:rPr>
              <w:t>S.No.</w:t>
            </w:r>
          </w:p>
        </w:tc>
        <w:tc>
          <w:tcPr>
            <w:tcW w:type="dxa" w:w="2340"/>
            <w:shd w:fill="F2F2F2"/>
            <w:tcMar>
              <w:top w:w="50" w:type="dxa"/>
              <w:bottom w:w="50" w:type="dxa"/>
              <w:left w:w="70" w:type="dxa"/>
              <w:right w:w="70" w:type="dxa"/>
            </w:tcMar>
          </w:tcPr>
          <w:p>
            <w:r>
              <w:rPr>
                <w:b/>
                <w:sz w:val="19"/>
              </w:rPr>
              <w:t>Student Full Name</w:t>
            </w:r>
          </w:p>
        </w:tc>
        <w:tc>
          <w:tcPr>
            <w:tcW w:type="dxa" w:w="2340"/>
            <w:shd w:fill="F2F2F2"/>
            <w:tcMar>
              <w:top w:w="50" w:type="dxa"/>
              <w:bottom w:w="50" w:type="dxa"/>
              <w:left w:w="70" w:type="dxa"/>
              <w:right w:w="70" w:type="dxa"/>
            </w:tcMar>
          </w:tcPr>
          <w:p>
            <w:r>
              <w:rPr>
                <w:b/>
                <w:sz w:val="19"/>
              </w:rPr>
              <w:t>University Enrolment / Roll Number</w:t>
            </w:r>
          </w:p>
        </w:tc>
        <w:tc>
          <w:tcPr>
            <w:tcW w:type="dxa" w:w="2340"/>
            <w:shd w:fill="F2F2F2"/>
            <w:tcMar>
              <w:top w:w="50" w:type="dxa"/>
              <w:bottom w:w="50" w:type="dxa"/>
              <w:left w:w="70" w:type="dxa"/>
              <w:right w:w="70" w:type="dxa"/>
            </w:tcMar>
          </w:tcPr>
          <w:p>
            <w:r>
              <w:rPr>
                <w:b/>
                <w:sz w:val="19"/>
              </w:rPr>
              <w:t>Department / Branch</w:t>
            </w:r>
          </w:p>
        </w:tc>
      </w:tr>
      <w:tr>
        <w:tc>
          <w:tcPr>
            <w:tcW w:type="dxa" w:w="2340"/>
            <w:tcMar>
              <w:top w:w="40" w:type="dxa"/>
              <w:bottom w:w="40" w:type="dxa"/>
              <w:left w:w="70" w:type="dxa"/>
              <w:right w:w="70" w:type="dxa"/>
            </w:tcMar>
          </w:tcPr>
          <w:p>
            <w:r>
              <w:rPr>
                <w:sz w:val="18"/>
              </w:rPr>
              <w:t>1</w:t>
            </w:r>
          </w:p>
        </w:tc>
        <w:tc>
          <w:tcPr>
            <w:tcW w:type="dxa" w:w="2340"/>
            <w:tcMar>
              <w:top w:w="40" w:type="dxa"/>
              <w:bottom w:w="40" w:type="dxa"/>
              <w:left w:w="70" w:type="dxa"/>
              <w:right w:w="70" w:type="dxa"/>
            </w:tcMar>
          </w:tcPr>
          <w:p>
            <w:r>
              <w:rPr>
                <w:sz w:val="18"/>
              </w:rPr>
              <w:t>Udbhav (Team Lead)</w:t>
            </w:r>
          </w:p>
        </w:tc>
        <w:tc>
          <w:tcPr>
            <w:tcW w:type="dxa" w:w="2340"/>
            <w:tcMar>
              <w:top w:w="40" w:type="dxa"/>
              <w:bottom w:w="40" w:type="dxa"/>
              <w:left w:w="70" w:type="dxa"/>
              <w:right w:w="70" w:type="dxa"/>
            </w:tcMar>
          </w:tcPr>
          <w:p>
            <w:r>
              <w:rPr>
                <w:color w:val="B01B1B"/>
                <w:sz w:val="18"/>
              </w:rPr>
              <w:t>S24CSEU0095</w:t>
            </w:r>
          </w:p>
        </w:tc>
        <w:tc>
          <w:tcPr>
            <w:tcW w:type="dxa" w:w="2340"/>
            <w:tcMar>
              <w:top w:w="40" w:type="dxa"/>
              <w:bottom w:w="40" w:type="dxa"/>
              <w:left w:w="70" w:type="dxa"/>
              <w:right w:w="70" w:type="dxa"/>
            </w:tcMar>
          </w:tcPr>
          <w:p>
            <w:r>
              <w:rPr>
                <w:sz w:val="18"/>
              </w:rPr>
              <w:t>Computer Science &amp; Engineering</w:t>
            </w:r>
          </w:p>
        </w:tc>
      </w:tr>
      <w:tr>
        <w:tc>
          <w:tcPr>
            <w:tcW w:type="dxa" w:w="2340"/>
            <w:tcMar>
              <w:top w:w="40" w:type="dxa"/>
              <w:bottom w:w="40" w:type="dxa"/>
              <w:left w:w="70" w:type="dxa"/>
              <w:right w:w="70" w:type="dxa"/>
            </w:tcMar>
          </w:tcPr>
          <w:p>
            <w:r>
              <w:rPr>
                <w:sz w:val="18"/>
              </w:rPr>
              <w:t>2</w:t>
            </w:r>
          </w:p>
        </w:tc>
        <w:tc>
          <w:tcPr>
            <w:tcW w:type="dxa" w:w="2340"/>
            <w:tcMar>
              <w:top w:w="40" w:type="dxa"/>
              <w:bottom w:w="40" w:type="dxa"/>
              <w:left w:w="70" w:type="dxa"/>
              <w:right w:w="70" w:type="dxa"/>
            </w:tcMar>
          </w:tcPr>
          <w:p>
            <w:r>
              <w:rPr>
                <w:sz w:val="18"/>
              </w:rPr>
              <w:t>Yuvraj Pathak</w:t>
            </w:r>
          </w:p>
        </w:tc>
        <w:tc>
          <w:tcPr>
            <w:tcW w:type="dxa" w:w="2340"/>
            <w:tcMar>
              <w:top w:w="40" w:type="dxa"/>
              <w:bottom w:w="40" w:type="dxa"/>
              <w:left w:w="70" w:type="dxa"/>
              <w:right w:w="70" w:type="dxa"/>
            </w:tcMar>
          </w:tcPr>
          <w:p>
            <w:r>
              <w:rPr>
                <w:color w:val="B01B1B"/>
                <w:sz w:val="18"/>
              </w:rPr>
              <w:t>S24CSEU1182</w:t>
            </w:r>
          </w:p>
        </w:tc>
        <w:tc>
          <w:tcPr>
            <w:tcW w:type="dxa" w:w="2340"/>
            <w:tcMar>
              <w:top w:w="40" w:type="dxa"/>
              <w:bottom w:w="40" w:type="dxa"/>
              <w:left w:w="70" w:type="dxa"/>
              <w:right w:w="70" w:type="dxa"/>
            </w:tcMar>
          </w:tcPr>
          <w:p>
            <w:r>
              <w:rPr>
                <w:sz w:val="18"/>
              </w:rPr>
              <w:t>Computer Science &amp; Engineering</w:t>
            </w:r>
          </w:p>
        </w:tc>
      </w:tr>
      <w:tr>
        <w:tc>
          <w:tcPr>
            <w:tcW w:type="dxa" w:w="2340"/>
            <w:tcMar>
              <w:top w:w="40" w:type="dxa"/>
              <w:bottom w:w="40" w:type="dxa"/>
              <w:left w:w="70" w:type="dxa"/>
              <w:right w:w="70" w:type="dxa"/>
            </w:tcMar>
          </w:tcPr>
          <w:p>
            <w:r>
              <w:rPr>
                <w:sz w:val="18"/>
              </w:rPr>
              <w:t>3</w:t>
            </w:r>
          </w:p>
        </w:tc>
        <w:tc>
          <w:tcPr>
            <w:tcW w:type="dxa" w:w="2340"/>
            <w:tcMar>
              <w:top w:w="40" w:type="dxa"/>
              <w:bottom w:w="40" w:type="dxa"/>
              <w:left w:w="70" w:type="dxa"/>
              <w:right w:w="70" w:type="dxa"/>
            </w:tcMar>
          </w:tcPr>
          <w:p>
            <w:r>
              <w:rPr>
                <w:sz w:val="18"/>
              </w:rPr>
              <w:t>Naman Bhandari</w:t>
            </w:r>
          </w:p>
        </w:tc>
        <w:tc>
          <w:tcPr>
            <w:tcW w:type="dxa" w:w="2340"/>
            <w:tcMar>
              <w:top w:w="40" w:type="dxa"/>
              <w:bottom w:w="40" w:type="dxa"/>
              <w:left w:w="70" w:type="dxa"/>
              <w:right w:w="70" w:type="dxa"/>
            </w:tcMar>
          </w:tcPr>
          <w:p>
            <w:r>
              <w:rPr>
                <w:color w:val="B01B1B"/>
                <w:sz w:val="18"/>
              </w:rPr>
              <w:t>S24CSEU0611</w:t>
            </w:r>
          </w:p>
        </w:tc>
        <w:tc>
          <w:tcPr>
            <w:tcW w:type="dxa" w:w="2340"/>
            <w:tcMar>
              <w:top w:w="40" w:type="dxa"/>
              <w:bottom w:w="40" w:type="dxa"/>
              <w:left w:w="70" w:type="dxa"/>
              <w:right w:w="70" w:type="dxa"/>
            </w:tcMar>
          </w:tcPr>
          <w:p>
            <w:r>
              <w:rPr>
                <w:sz w:val="18"/>
              </w:rPr>
              <w:t>Computer Science &amp; Engineering</w:t>
            </w:r>
          </w:p>
        </w:tc>
      </w:tr>
      <w:tr>
        <w:tc>
          <w:tcPr>
            <w:tcW w:type="dxa" w:w="2340"/>
            <w:tcMar>
              <w:top w:w="40" w:type="dxa"/>
              <w:bottom w:w="40" w:type="dxa"/>
              <w:left w:w="70" w:type="dxa"/>
              <w:right w:w="70" w:type="dxa"/>
            </w:tcMar>
          </w:tcPr>
          <w:p>
            <w:r>
              <w:rPr>
                <w:sz w:val="18"/>
              </w:rPr>
              <w:t>4</w:t>
            </w:r>
          </w:p>
        </w:tc>
        <w:tc>
          <w:tcPr>
            <w:tcW w:type="dxa" w:w="2340"/>
            <w:tcMar>
              <w:top w:w="40" w:type="dxa"/>
              <w:bottom w:w="40" w:type="dxa"/>
              <w:left w:w="70" w:type="dxa"/>
              <w:right w:w="70" w:type="dxa"/>
            </w:tcMar>
          </w:tcPr>
          <w:p>
            <w:r>
              <w:rPr>
                <w:sz w:val="18"/>
              </w:rPr>
              <w:t>Prakhar</w:t>
            </w:r>
          </w:p>
        </w:tc>
        <w:tc>
          <w:tcPr>
            <w:tcW w:type="dxa" w:w="2340"/>
            <w:tcMar>
              <w:top w:w="40" w:type="dxa"/>
              <w:bottom w:w="40" w:type="dxa"/>
              <w:left w:w="70" w:type="dxa"/>
              <w:right w:w="70" w:type="dxa"/>
            </w:tcMar>
          </w:tcPr>
          <w:p>
            <w:r>
              <w:rPr>
                <w:color w:val="B01B1B"/>
                <w:sz w:val="18"/>
              </w:rPr>
              <w:t>S24CSEU1171</w:t>
            </w:r>
          </w:p>
        </w:tc>
        <w:tc>
          <w:tcPr>
            <w:tcW w:type="dxa" w:w="2340"/>
            <w:tcMar>
              <w:top w:w="40" w:type="dxa"/>
              <w:bottom w:w="40" w:type="dxa"/>
              <w:left w:w="70" w:type="dxa"/>
              <w:right w:w="70" w:type="dxa"/>
            </w:tcMar>
          </w:tcPr>
          <w:p>
            <w:r>
              <w:rPr>
                <w:sz w:val="18"/>
              </w:rPr>
              <w:t>Computer Science &amp; Engineering</w:t>
            </w:r>
          </w:p>
        </w:tc>
      </w:tr>
      <w:tr>
        <w:tc>
          <w:tcPr>
            <w:tcW w:type="dxa" w:w="2340"/>
            <w:tcMar>
              <w:top w:w="40" w:type="dxa"/>
              <w:bottom w:w="40" w:type="dxa"/>
              <w:left w:w="70" w:type="dxa"/>
              <w:right w:w="70" w:type="dxa"/>
            </w:tcMar>
          </w:tcPr>
          <w:p>
            <w:r>
              <w:rPr>
                <w:sz w:val="18"/>
              </w:rPr>
              <w:t>5</w:t>
            </w:r>
          </w:p>
        </w:tc>
        <w:tc>
          <w:tcPr>
            <w:tcW w:type="dxa" w:w="2340"/>
            <w:tcMar>
              <w:top w:w="40" w:type="dxa"/>
              <w:bottom w:w="40" w:type="dxa"/>
              <w:left w:w="70" w:type="dxa"/>
              <w:right w:w="70" w:type="dxa"/>
            </w:tcMar>
          </w:tcPr>
          <w:p>
            <w:r>
              <w:rPr>
                <w:sz w:val="18"/>
              </w:rPr>
              <w:t>Amarjeet Kumar</w:t>
            </w:r>
          </w:p>
        </w:tc>
        <w:tc>
          <w:tcPr>
            <w:tcW w:type="dxa" w:w="2340"/>
            <w:tcMar>
              <w:top w:w="40" w:type="dxa"/>
              <w:bottom w:w="40" w:type="dxa"/>
              <w:left w:w="70" w:type="dxa"/>
              <w:right w:w="70" w:type="dxa"/>
            </w:tcMar>
          </w:tcPr>
          <w:p>
            <w:r>
              <w:rPr>
                <w:color w:val="B01B1B"/>
                <w:sz w:val="18"/>
              </w:rPr>
              <w:t>S24CSEU1968</w:t>
            </w:r>
          </w:p>
        </w:tc>
        <w:tc>
          <w:tcPr>
            <w:tcW w:type="dxa" w:w="2340"/>
            <w:tcMar>
              <w:top w:w="40" w:type="dxa"/>
              <w:bottom w:w="40" w:type="dxa"/>
              <w:left w:w="70" w:type="dxa"/>
              <w:right w:w="70" w:type="dxa"/>
            </w:tcMar>
          </w:tcPr>
          <w:p>
            <w:r>
              <w:rPr>
                <w:sz w:val="18"/>
              </w:rPr>
              <w:t>Computer Science &amp; Engineering</w:t>
            </w:r>
          </w:p>
        </w:tc>
      </w:tr>
    </w:tbl>
    <w:p>
      <w:pPr>
        <w:spacing w:after="120"/>
      </w:pPr>
    </w:p>
    <w:p>
      <w:pPr>
        <w:keepNext/>
        <w:spacing w:before="260" w:after="60"/>
      </w:pPr>
      <w:r>
        <w:rPr>
          <w:b/>
          <w:color w:val="003366"/>
          <w:sz w:val="24"/>
        </w:rPr>
        <w:t>ABSTRACT: -</w:t>
      </w:r>
    </w:p>
    <w:p>
      <w:r>
        <w:t>Anyone who travels on Indian roads knows firsthand how dangerous potholes and broken surfaces are. Official data from the Ministry of Road Transport and Highways (MoRTH) showed that between 2018 and 2020, over 5,600 people died in crashes directly linked to potholes, with two-wheeler riders taking the heaviest hit. Right now, local municipalities and PWD offices still depend almost entirely on manual walking surveys or occasional inspections to find road damages. This process is very slow, happens in scattered patches, and depends heavily on who is doing the survey. On top of that, paper records can easily be altered, leading to inflated repair bills and poor accountability. High-tech laser survey vans exist, but at $150,000 to $500,000 per van, no municipal budget can afford to run them across every city street on a daily basis.</w:t>
      </w:r>
    </w:p>
    <w:p>
      <w:r>
        <w:t xml:space="preserve">To solve this practically, our team developed ROAD-SHIELD for Smart India Hackathon problem statement SIH26124 (Bharat Electronics Limited). Our core idea is straightforward: why buy dedicated survey vans when city buses are already driving along these roads every single day? We mounted an ordinary dashcam and an inexpensive MPU-6050 accelerometer (100 Hz) on city transit buses. Instead of streaming heavy raw video over cellular networks—which drains bandwidth and invades pedestrian privacy—an on-board edge computer processes the sensor data directly. It uses a ResNet-50 feature backbone running on CPU via ONNX Runtime to spot 9 classes of road defects, estimates their real-world area and depth through calibrated camera homography, checks whether the bus chassis actually felt a bump using a Bayesian sensor gate, and scores the pavement on ASTM D6433 standards. It then estimates repair bitumen tonnage using MoRTH Section 500 schedules and locks each work order with a SHA-256 hash to stop contractor tampering. On our held-out validation photos, </w:t>
      </w:r>
      <w:del w:id="9001" w:author="Claude (fact-check vs repository)" w:date="2026-10-02T00:00:00Z">
        <w:r>
          <w:delText xml:space="preserve">our model scored 89.2% overall accuracy, our traffic counter hit 90.36%, and all 10 internal pipeline tests passed end-to-end.</w:delText>
        </w:r>
      </w:del>
      <w:ins w:id="9002" w:author="Claude (fact-check vs repository)" w:date="2026-10-02T00:00:00Z">
        <w:r>
          <w:t xml:space="preserve">our classifier scored 88.8% accuracy (macro-F1 0.747) on 502 images from photographs it never saw, the hand-crafted baseline scored 79.9% on the same split, and all 140 automated tests pass end-to-end.</w:t>
        </w:r>
      </w:ins>
    </w:p>
    <w:p>
      <w:pPr>
        <w:keepNext/>
        <w:spacing w:before="260" w:after="60"/>
      </w:pPr>
      <w:r>
        <w:rPr>
          <w:b/>
          <w:color w:val="003366"/>
          <w:sz w:val="24"/>
        </w:rPr>
        <w:t>INTRODUCTION: -</w:t>
      </w:r>
    </w:p>
    <w:p>
      <w:r>
        <w:t>Road damage in India is not just an inconvenience—it is a life-threatening safety crisis. Between 2018 and 2020, government records listed 2,015 pothole deaths in 2018, 2,140 in 2019, and 1,471 in 2020. With urban traffic climbing each year, the real count on city streets is likely higher. The danger peaks during the monsoon season. Rainwater fills up holes, hiding their true depth from drivers and bikers, while water seeping under the asphalt rapidly loosens the road foundation. Tragic cases, like recent fatal accidents in Noida and Delhi where commuters fell into flooded craters, happen because authorities simply do not find or fix defects before tragedy strikes.</w:t>
      </w:r>
    </w:p>
    <w:p>
      <w:r>
        <w:t>While ASTM D6433 sets standard procedures for calculating Pavement Condition Index (PCI) ratings, doing this manually requires engineers with measuring tapes walking lane by lane, which takes weeks and cannot cover an entire city. Smartphone-based apps have tried to crowdsource accelerometer data, but phone sensors move around in pockets, cars have different suspension softness, and an accelerometer alone cannot tell whether you hit a pothole, a manhole lid, or an authorized speed breaker. ROAD-SHIELD fixes this by mounting fixed, calibrated cameras and inertial sensors on city buses. Because transit buses run fixed routes continuously from early morning to late night, they act as an automatic roving inspection grid that monitors the whole city without needing extra drivers, expensive laser trucks, or separate survey runs.</w:t>
      </w:r>
    </w:p>
    <w:p>
      <w:pPr>
        <w:keepNext/>
        <w:spacing w:before="260" w:after="60"/>
      </w:pPr>
      <w:r>
        <w:rPr>
          <w:b/>
          <w:color w:val="003366"/>
          <w:sz w:val="24"/>
        </w:rPr>
        <w:t>DOMAIN TAXONOMY AND THE CLASSIFICATION: -</w:t>
      </w:r>
    </w:p>
    <w:p>
      <w:r>
        <w:t>Our project brings together four key technical and societal areas:</w:t>
      </w:r>
    </w:p>
    <w:p>
      <w:pPr>
        <w:pStyle w:val="ListBullet"/>
        <w:spacing w:after="50"/>
      </w:pPr>
      <w:r>
        <w:rPr>
          <w:b/>
        </w:rPr>
        <w:t xml:space="preserve">Primary Domain: </w:t>
      </w:r>
      <w:r>
        <w:t>Intelligent Transportation Systems (ITS) and Civil Infrastructure Asset Management.</w:t>
      </w:r>
    </w:p>
    <w:p>
      <w:pPr>
        <w:pStyle w:val="ListBullet"/>
        <w:spacing w:after="50"/>
      </w:pPr>
      <w:r>
        <w:rPr>
          <w:b/>
        </w:rPr>
        <w:t xml:space="preserve">Secondary Domain: </w:t>
      </w:r>
      <w:r>
        <w:t>Computer Vision, specifically monocular depth estimation, defect classification, and Inverse Perspective Mapping (IPM).</w:t>
      </w:r>
    </w:p>
    <w:p>
      <w:pPr>
        <w:pStyle w:val="ListBullet"/>
        <w:spacing w:after="50"/>
      </w:pPr>
      <w:r>
        <w:rPr>
          <w:b/>
        </w:rPr>
        <w:t xml:space="preserve">Tertiary Domain: </w:t>
      </w:r>
      <w:r>
        <w:t>Edge AI and Cyber-Physical Systems, using 100 Hz tri-axial accelerometer shock fusion without heavy GPUs.</w:t>
      </w:r>
    </w:p>
    <w:p>
      <w:pPr>
        <w:pStyle w:val="ListBullet"/>
        <w:spacing w:after="50"/>
      </w:pPr>
      <w:r>
        <w:rPr>
          <w:b/>
        </w:rPr>
        <w:t xml:space="preserve">Societal Domain: </w:t>
      </w:r>
      <w:r>
        <w:t>Public governance, civic infrastructure auditing, and preventing contractor fraud under MoRTH/CPWD civil guidelines.</w:t>
      </w:r>
    </w:p>
    <w:p>
      <w:pPr>
        <w:keepNext/>
        <w:spacing w:before="260" w:after="60"/>
      </w:pPr>
      <w:r>
        <w:rPr>
          <w:b/>
          <w:color w:val="003366"/>
          <w:sz w:val="24"/>
        </w:rPr>
        <w:t>1. Problem Domain Identification and Definition: -</w:t>
      </w:r>
    </w:p>
    <w:p>
      <w:r>
        <w:t>Our work addresses SIH26124 issued by Bharat Electronics Limited under MeitY: 'AI-assisted road quality assessment and urban infrastructure monitoring using the public bus fleet as a distributed mobile sensing network.' In plain terms, we turn raw camera images and chassis vibrations from buses into verified, un-tampered, cost-estimated road repair work orders ready for municipal engineers.</w:t>
      </w:r>
    </w:p>
    <w:p>
      <w:pPr>
        <w:keepNext/>
        <w:spacing w:before="180" w:after="40"/>
      </w:pPr>
      <w:r>
        <w:rPr>
          <w:b/>
          <w:color w:val="1B4F72"/>
          <w:sz w:val="22"/>
        </w:rPr>
        <w:t>The Five Key Building Blocks:</w:t>
      </w:r>
    </w:p>
    <w:p>
      <w:pPr>
        <w:pStyle w:val="ListBullet"/>
        <w:spacing w:after="50"/>
      </w:pPr>
      <w:r>
        <w:rPr>
          <w:b/>
        </w:rPr>
        <w:t xml:space="preserve">1. Opportunistic Mobile Sensing at the Edge: </w:t>
      </w:r>
      <w:r>
        <w:t>We do not hire dedicated drivers. City buses already run regular routes. By adding a low-power edge computer to each bus, inspection happens passively during routine transit.</w:t>
      </w:r>
    </w:p>
    <w:p>
      <w:pPr>
        <w:pStyle w:val="ListBullet"/>
        <w:spacing w:after="50"/>
      </w:pPr>
      <w:r>
        <w:rPr>
          <w:b/>
        </w:rPr>
        <w:t xml:space="preserve">2. Real Metric Sizing: </w:t>
      </w:r>
      <w:r>
        <w:t>Drawing a 2D bounding box on a screen does not tell an engineer how much asphalt is needed. We use camera calibration and homography to convert pixel regions into real square meters and centimeter depths.</w:t>
      </w:r>
    </w:p>
    <w:p>
      <w:pPr>
        <w:pStyle w:val="ListBullet"/>
        <w:spacing w:after="50"/>
      </w:pPr>
      <w:r>
        <w:rPr>
          <w:b/>
        </w:rPr>
        <w:t xml:space="preserve">3. Multi-Bus Spatial Deduplication: </w:t>
      </w:r>
      <w:r>
        <w:t>If ten buses drive over the same pothole on MG Road in one morning, the city should not receive ten different repair orders. Our system clusters detections within 8 meters using Haversine distance, confirming the defect while merging the reports into one ticket.</w:t>
      </w:r>
    </w:p>
    <w:p>
      <w:pPr>
        <w:pStyle w:val="ListBullet"/>
        <w:spacing w:after="50"/>
      </w:pPr>
      <w:r>
        <w:rPr>
          <w:b/>
        </w:rPr>
        <w:t xml:space="preserve">4. Civil Schedule of Rates (SOR) Interoperability: </w:t>
      </w:r>
      <w:r>
        <w:t>We take the measured defect size and calculate the bitumen tonnage and tack coat required under MoRTH Section 500 rules, giving municipal staff an instant cost estimate.</w:t>
      </w:r>
    </w:p>
    <w:p>
      <w:pPr>
        <w:pStyle w:val="ListBullet"/>
        <w:spacing w:after="50"/>
      </w:pPr>
      <w:r>
        <w:rPr>
          <w:b/>
        </w:rPr>
        <w:t xml:space="preserve">5. Civic Accountability and Privacy: </w:t>
      </w:r>
      <w:r>
        <w:t>To follow the DPDP Act 2023, pedestrian faces and non-offending license plates are blurred on the bus before anything is transmitted. To stop billing fraud, every work order is signed with a SHA-256 digital seal.</w:t>
      </w:r>
    </w:p>
    <w:p>
      <w:pPr>
        <w:keepNext/>
        <w:spacing w:before="260" w:after="60"/>
      </w:pPr>
      <w:r>
        <w:rPr>
          <w:b/>
          <w:color w:val="003366"/>
          <w:sz w:val="24"/>
        </w:rPr>
        <w:t>2. Comprehensive Problem Analysis: -</w:t>
      </w:r>
    </w:p>
    <w:p>
      <w:pPr>
        <w:pStyle w:val="ListBullet"/>
        <w:spacing w:after="50"/>
      </w:pPr>
      <w:r>
        <w:rPr>
          <w:b/>
        </w:rPr>
        <w:t xml:space="preserve">2.1 How Roads Actually Break: </w:t>
      </w:r>
      <w:r>
        <w:t>Potholes do not appear out of nowhere. Water enters hairline cracks, traffic tires press down with high hydraulic pressure, fines wash out from underneath, and the surface caves in under heavy bus axles within days.</w:t>
      </w:r>
    </w:p>
    <w:p>
      <w:pPr>
        <w:pStyle w:val="ListBullet"/>
        <w:spacing w:after="50"/>
      </w:pPr>
      <w:r>
        <w:rPr>
          <w:b/>
        </w:rPr>
        <w:t xml:space="preserve">2.2 Shortcomings of Manual Walking Surveys: </w:t>
      </w:r>
      <w:r>
        <w:t>Inspections are infrequent and subjective. An engineer might rate a crack as minor while another rates it as severe, and vast residential sectors get checked once a year at best.</w:t>
      </w:r>
    </w:p>
    <w:p>
      <w:pPr>
        <w:pStyle w:val="ListBullet"/>
        <w:spacing w:after="50"/>
      </w:pPr>
      <w:r>
        <w:rPr>
          <w:b/>
        </w:rPr>
        <w:t xml:space="preserve">2.3 Dedicated Survey Vans (ARAN / LiDAR): </w:t>
      </w:r>
      <w:r>
        <w:t>Commercial laser vans cost between ₹1.2 crore and ₹4 crore each ($150k-$500k). Few Indian municipalities have the budget to buy or operate them regularly.</w:t>
      </w:r>
    </w:p>
    <w:p>
      <w:pPr>
        <w:pStyle w:val="ListBullet"/>
        <w:spacing w:after="50"/>
      </w:pPr>
      <w:r>
        <w:rPr>
          <w:b/>
        </w:rPr>
        <w:t xml:space="preserve">2.4 Citizen Complaint Apps Fail in Practice: </w:t>
      </w:r>
      <w:r>
        <w:t>Apps like Meri Sadak rely on citizens reporting defects after an accident or vehicle breakdown has already occurred. Response times are slow and photos lack GPS precision.</w:t>
      </w:r>
    </w:p>
    <w:p>
      <w:pPr>
        <w:pStyle w:val="ListBullet"/>
        <w:spacing w:after="50"/>
      </w:pPr>
      <w:r>
        <w:rPr>
          <w:b/>
        </w:rPr>
        <w:t xml:space="preserve">2.5 The 2D Bounding Box Trap: </w:t>
      </w:r>
      <w:r>
        <w:t>Drawing a rectangle around an angled crack includes large areas of healthy asphalt, overstating repair costs up to 13 times. Also, camera-only models can easily mistake harmless oil stains or shadows for deep holes.</w:t>
      </w:r>
    </w:p>
    <w:p>
      <w:pPr>
        <w:pStyle w:val="ListBullet"/>
        <w:spacing w:after="50"/>
      </w:pPr>
      <w:r>
        <w:rPr>
          <w:b/>
        </w:rPr>
        <w:t xml:space="preserve">2.6 Ticket Flooding Across Fleets: </w:t>
      </w:r>
      <w:r>
        <w:t>Without spatial clustering, a busy bus corridor generates thousands of redundant alerts for the same few potholes, burying urgent municipal priorities.</w:t>
      </w:r>
    </w:p>
    <w:p>
      <w:pPr>
        <w:pStyle w:val="ListBullet"/>
        <w:spacing w:after="50"/>
      </w:pPr>
      <w:r>
        <w:rPr>
          <w:b/>
        </w:rPr>
        <w:t xml:space="preserve">2.7 Contract Manipulation and Billing Scams: </w:t>
      </w:r>
      <w:r>
        <w:t>Because manual repair estimates rely on handwritten paperwork, contractors can easily inflate repair dimensions or resubmit old photos to get invoices paid twice.</w:t>
      </w:r>
    </w:p>
    <w:p>
      <w:pPr>
        <w:keepNext/>
        <w:spacing w:before="260" w:after="60"/>
      </w:pPr>
      <w:r>
        <w:rPr>
          <w:b/>
          <w:color w:val="003366"/>
          <w:sz w:val="24"/>
        </w:rPr>
        <w:t>3. Justification Of the Problem Analysis: -</w:t>
      </w:r>
    </w:p>
    <w:p>
      <w:pPr>
        <w:pStyle w:val="ListBullet"/>
        <w:spacing w:after="50"/>
      </w:pPr>
      <w:r>
        <w:rPr>
          <w:b/>
        </w:rPr>
        <w:t xml:space="preserve">3.1 Protecting Human Lives: </w:t>
      </w:r>
      <w:r>
        <w:t>Over 5,000 fatalities and 10,000 spinal/orthopedic injuries happen every year. Motorcyclists, scooter riders, and cyclists have zero chassis protection, making sudden swerves or pothole impacts fatal.</w:t>
      </w:r>
    </w:p>
    <w:p>
      <w:pPr>
        <w:pStyle w:val="ListBullet"/>
        <w:spacing w:after="50"/>
      </w:pPr>
      <w:r>
        <w:rPr>
          <w:b/>
        </w:rPr>
        <w:t xml:space="preserve">3.2 Economic and Fuel Waste: </w:t>
      </w:r>
      <w:r>
        <w:t>Constant braking and accelerating over damaged roads burns 12% to 16% more fuel and accelerates vehicle suspension damage. Blocked lanes also delay emergency ambulances and fire trucks.</w:t>
      </w:r>
    </w:p>
    <w:p>
      <w:pPr>
        <w:pStyle w:val="ListBullet"/>
        <w:spacing w:after="50"/>
      </w:pPr>
      <w:r>
        <w:rPr>
          <w:b/>
        </w:rPr>
        <w:t xml:space="preserve">3.3 Legal Mandates and Article 21: </w:t>
      </w:r>
      <w:r>
        <w:t>The Supreme Court of India has repeatedly ruled that citizen safety on public roads falls under the Fundamental Right to Life (Article 21). Furthermore, Section 198A of the Motor Vehicles (Amendment) Act 2019 places direct legal liability on designated road authorities and contractors for faulty maintenance.</w:t>
      </w:r>
    </w:p>
    <w:p>
      <w:pPr>
        <w:pStyle w:val="ListBullet"/>
        <w:spacing w:after="50"/>
      </w:pPr>
      <w:r>
        <w:rPr>
          <w:b/>
        </w:rPr>
        <w:t xml:space="preserve">3.4 Multi-Modal Sensor Fusion Justification: </w:t>
      </w:r>
      <w:r>
        <w:t>Cameras give visual context but cannot feel depth. Accelerometers feel shocks but cannot distinguish potholes from speed breakers. Combining both eliminates false alarms without needing a $200,000 laser sensor.</w:t>
      </w:r>
    </w:p>
    <w:p>
      <w:pPr>
        <w:pStyle w:val="ListBullet"/>
        <w:spacing w:after="50"/>
      </w:pPr>
      <w:r>
        <w:rPr>
          <w:b/>
        </w:rPr>
        <w:t xml:space="preserve">3.5 AI and Society (CSET485) Societal Priority Index: </w:t>
      </w:r>
      <w:r>
        <w:t>In many cities, VIP roads get repaved instantly while crowded outer colonies are neglected. We formulated an objective, automated Priority Index: PI = w1*(100 - PCI) + w2*Vol + w3*Traffic. This guarantees that repair budgets are spent based on real road hazard severity rather than political influence.</w:t>
      </w:r>
    </w:p>
    <w:p>
      <w:pPr>
        <w:keepNext/>
        <w:spacing w:before="260" w:after="60"/>
      </w:pPr>
      <w:r>
        <w:rPr>
          <w:b/>
          <w:color w:val="003366"/>
          <w:sz w:val="24"/>
        </w:rPr>
        <w:t>4. Literature Review: -</w:t>
      </w:r>
    </w:p>
    <w:p>
      <w:r>
        <w:t>We conducted a detailed review of 12 key research efforts to identify where prior systems fell short and how ROAD-SHIELD improves upon them:</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4F72"/>
            <w:tcMar>
              <w:top w:w="50" w:type="dxa"/>
              <w:bottom w:w="50" w:type="dxa"/>
              <w:left w:w="60" w:type="dxa"/>
              <w:right w:w="60" w:type="dxa"/>
            </w:tcMar>
          </w:tcPr>
          <w:p>
            <w:r>
              <w:rPr>
                <w:b/>
                <w:color w:val="FFFFFF"/>
                <w:sz w:val="17"/>
              </w:rPr>
              <w:t># / Author &amp; Year</w:t>
            </w:r>
          </w:p>
        </w:tc>
        <w:tc>
          <w:tcPr>
            <w:tcW w:type="dxa" w:w="1872"/>
            <w:shd w:fill="1B4F72"/>
            <w:tcMar>
              <w:top w:w="50" w:type="dxa"/>
              <w:bottom w:w="50" w:type="dxa"/>
              <w:left w:w="60" w:type="dxa"/>
              <w:right w:w="60" w:type="dxa"/>
            </w:tcMar>
          </w:tcPr>
          <w:p>
            <w:r>
              <w:rPr>
                <w:b/>
                <w:color w:val="FFFFFF"/>
                <w:sz w:val="17"/>
              </w:rPr>
              <w:t>Methodology &amp; Tech Stack</w:t>
            </w:r>
          </w:p>
        </w:tc>
        <w:tc>
          <w:tcPr>
            <w:tcW w:type="dxa" w:w="1872"/>
            <w:shd w:fill="1B4F72"/>
            <w:tcMar>
              <w:top w:w="50" w:type="dxa"/>
              <w:bottom w:w="50" w:type="dxa"/>
              <w:left w:w="60" w:type="dxa"/>
              <w:right w:w="60" w:type="dxa"/>
            </w:tcMar>
          </w:tcPr>
          <w:p>
            <w:r>
              <w:rPr>
                <w:b/>
                <w:color w:val="FFFFFF"/>
                <w:sz w:val="17"/>
              </w:rPr>
              <w:t>Key Contribution</w:t>
            </w:r>
          </w:p>
        </w:tc>
        <w:tc>
          <w:tcPr>
            <w:tcW w:type="dxa" w:w="1872"/>
            <w:shd w:fill="1B4F72"/>
            <w:tcMar>
              <w:top w:w="50" w:type="dxa"/>
              <w:bottom w:w="50" w:type="dxa"/>
              <w:left w:w="60" w:type="dxa"/>
              <w:right w:w="60" w:type="dxa"/>
            </w:tcMar>
          </w:tcPr>
          <w:p>
            <w:r>
              <w:rPr>
                <w:b/>
                <w:color w:val="FFFFFF"/>
                <w:sz w:val="17"/>
              </w:rPr>
              <w:t>Identified Weakness / Failure Mode</w:t>
            </w:r>
          </w:p>
        </w:tc>
        <w:tc>
          <w:tcPr>
            <w:tcW w:type="dxa" w:w="1872"/>
            <w:shd w:fill="1B4F72"/>
            <w:tcMar>
              <w:top w:w="50" w:type="dxa"/>
              <w:bottom w:w="50" w:type="dxa"/>
              <w:left w:w="60" w:type="dxa"/>
              <w:right w:w="60" w:type="dxa"/>
            </w:tcMar>
          </w:tcPr>
          <w:p>
            <w:r>
              <w:rPr>
                <w:b/>
                <w:color w:val="FFFFFF"/>
                <w:sz w:val="17"/>
              </w:rPr>
              <w:t>How ROAD-SHIELD Solves This</w:t>
            </w:r>
          </w:p>
        </w:tc>
      </w:tr>
      <w:tr>
        <w:tc>
          <w:tcPr>
            <w:tcW w:type="dxa" w:w="1872"/>
            <w:shd w:fill="FFFFFF"/>
            <w:tcMar>
              <w:top w:w="35" w:type="dxa"/>
              <w:bottom w:w="35" w:type="dxa"/>
              <w:left w:w="45" w:type="dxa"/>
              <w:right w:w="45" w:type="dxa"/>
            </w:tcMar>
          </w:tcPr>
          <w:p>
            <w:r>
              <w:rPr>
                <w:sz w:val="16"/>
              </w:rPr>
              <w:t>1. Eriksson et al. (2008) ACM MobiSys</w:t>
            </w:r>
          </w:p>
        </w:tc>
        <w:tc>
          <w:tcPr>
            <w:tcW w:type="dxa" w:w="1872"/>
            <w:shd w:fill="FFFFFF"/>
            <w:tcMar>
              <w:top w:w="35" w:type="dxa"/>
              <w:bottom w:w="35" w:type="dxa"/>
              <w:left w:w="45" w:type="dxa"/>
              <w:right w:w="45" w:type="dxa"/>
            </w:tcMar>
          </w:tcPr>
          <w:p>
            <w:r>
              <w:rPr>
                <w:sz w:val="16"/>
              </w:rPr>
              <w:t>Boston taxi fleet with external 3-axis accelerometers and GPS; heuristic Z-peak filtering.</w:t>
            </w:r>
          </w:p>
        </w:tc>
        <w:tc>
          <w:tcPr>
            <w:tcW w:type="dxa" w:w="1872"/>
            <w:shd w:fill="FFFFFF"/>
            <w:tcMar>
              <w:top w:w="35" w:type="dxa"/>
              <w:bottom w:w="35" w:type="dxa"/>
              <w:left w:w="45" w:type="dxa"/>
              <w:right w:w="45" w:type="dxa"/>
            </w:tcMar>
          </w:tcPr>
          <w:p>
            <w:r>
              <w:rPr>
                <w:sz w:val="16"/>
              </w:rPr>
              <w:t>First large vehicular crowdsensing system (The Pothole Patrol); found 90% of severe holes.</w:t>
            </w:r>
          </w:p>
        </w:tc>
        <w:tc>
          <w:tcPr>
            <w:tcW w:type="dxa" w:w="1872"/>
            <w:shd w:fill="FFFFFF"/>
            <w:tcMar>
              <w:top w:w="35" w:type="dxa"/>
              <w:bottom w:w="35" w:type="dxa"/>
              <w:left w:w="45" w:type="dxa"/>
              <w:right w:w="45" w:type="dxa"/>
            </w:tcMar>
          </w:tcPr>
          <w:p>
            <w:r>
              <w:rPr>
                <w:sz w:val="16"/>
              </w:rPr>
              <w:t>Huge false-alarm rate: cannot distinguish potholes from manhole lids, joints, or railroad tracks.</w:t>
            </w:r>
          </w:p>
        </w:tc>
        <w:tc>
          <w:tcPr>
            <w:tcW w:type="dxa" w:w="1872"/>
            <w:shd w:fill="FFFFFF"/>
            <w:tcMar>
              <w:top w:w="35" w:type="dxa"/>
              <w:bottom w:w="35" w:type="dxa"/>
              <w:left w:w="45" w:type="dxa"/>
              <w:right w:w="45" w:type="dxa"/>
            </w:tcMar>
          </w:tcPr>
          <w:p>
            <w:r>
              <w:rPr>
                <w:sz w:val="16"/>
              </w:rPr>
              <w:t>Bayesian Dual-Sensor Gating: requires visual confirmation from dashcam before flagging a chassis shock.</w:t>
            </w:r>
          </w:p>
        </w:tc>
      </w:tr>
      <w:tr>
        <w:tc>
          <w:tcPr>
            <w:tcW w:type="dxa" w:w="1872"/>
            <w:shd w:fill="F7F9FA"/>
            <w:tcMar>
              <w:top w:w="35" w:type="dxa"/>
              <w:bottom w:w="35" w:type="dxa"/>
              <w:left w:w="45" w:type="dxa"/>
              <w:right w:w="45" w:type="dxa"/>
            </w:tcMar>
          </w:tcPr>
          <w:p>
            <w:r>
              <w:rPr>
                <w:sz w:val="16"/>
              </w:rPr>
              <w:t>2. Koch &amp; Brilakis (2011) ASCE J. Comp. Civ. Eng.</w:t>
            </w:r>
          </w:p>
        </w:tc>
        <w:tc>
          <w:tcPr>
            <w:tcW w:type="dxa" w:w="1872"/>
            <w:shd w:fill="F7F9FA"/>
            <w:tcMar>
              <w:top w:w="35" w:type="dxa"/>
              <w:bottom w:w="35" w:type="dxa"/>
              <w:left w:w="45" w:type="dxa"/>
              <w:right w:w="45" w:type="dxa"/>
            </w:tcMar>
          </w:tcPr>
          <w:p>
            <w:r>
              <w:rPr>
                <w:sz w:val="16"/>
              </w:rPr>
              <w:t>Monocular RGB edge detection, thresholding, and morphological region growing on asphalt.</w:t>
            </w:r>
          </w:p>
        </w:tc>
        <w:tc>
          <w:tcPr>
            <w:tcW w:type="dxa" w:w="1872"/>
            <w:shd w:fill="F7F9FA"/>
            <w:tcMar>
              <w:top w:w="35" w:type="dxa"/>
              <w:bottom w:w="35" w:type="dxa"/>
              <w:left w:w="45" w:type="dxa"/>
              <w:right w:w="45" w:type="dxa"/>
            </w:tcMar>
          </w:tcPr>
          <w:p>
            <w:r>
              <w:rPr>
                <w:sz w:val="16"/>
              </w:rPr>
              <w:t>Detected potholes in asphalt without needing neural network training; reached 86% precision.</w:t>
            </w:r>
          </w:p>
        </w:tc>
        <w:tc>
          <w:tcPr>
            <w:tcW w:type="dxa" w:w="1872"/>
            <w:shd w:fill="F7F9FA"/>
            <w:tcMar>
              <w:top w:w="35" w:type="dxa"/>
              <w:bottom w:w="35" w:type="dxa"/>
              <w:left w:w="45" w:type="dxa"/>
              <w:right w:w="45" w:type="dxa"/>
            </w:tcMar>
          </w:tcPr>
          <w:p>
            <w:r>
              <w:rPr>
                <w:sz w:val="16"/>
              </w:rPr>
              <w:t>Extremely sensitive to light: fails when tree shadows fall on the road, on wet pavement, or near fresh blacktop.</w:t>
            </w:r>
          </w:p>
        </w:tc>
        <w:tc>
          <w:tcPr>
            <w:tcW w:type="dxa" w:w="1872"/>
            <w:shd w:fill="F7F9FA"/>
            <w:tcMar>
              <w:top w:w="35" w:type="dxa"/>
              <w:bottom w:w="35" w:type="dxa"/>
              <w:left w:w="45" w:type="dxa"/>
              <w:right w:w="45" w:type="dxa"/>
            </w:tcMar>
          </w:tcPr>
          <w:p>
            <w:r>
              <w:rPr>
                <w:sz w:val="16"/>
              </w:rPr>
              <w:t xml:space="preserve">Asphalt Gatekeeper + CNN: normalizes contrast and uses </w:t>
            </w:r>
            <w:del w:id="9001" w:author="Claude (fact-check vs repository)" w:date="2026-10-02T00:00:00Z">
              <w:r>
                <w:rPr>
                  <w:sz w:val="16"/>
                </w:rPr>
                <w:delText xml:space="preserve">deep ResNet-50 feature embeddings (89.2% accuracy)</w:delText>
              </w:r>
            </w:del>
            <w:ins w:id="9002" w:author="Claude (fact-check vs repository)" w:date="2026-10-02T00:00:00Z">
              <w:r>
                <w:rPr>
                  <w:sz w:val="16"/>
                </w:rPr>
                <w:t xml:space="preserve">frozen ImageNet CNN embeddings (MobileNetV2 served, ResNet-50 as the larger configuration); 88.8% held-out accuracy</w:t>
              </w:r>
            </w:ins>
            <w:r>
              <w:rPr>
                <w:sz w:val="16"/>
              </w:rPr>
              <w:t xml:space="preserve">.</w:t>
            </w:r>
          </w:p>
        </w:tc>
      </w:tr>
      <w:tr>
        <w:tc>
          <w:tcPr>
            <w:tcW w:type="dxa" w:w="1872"/>
            <w:shd w:fill="FFFFFF"/>
            <w:tcMar>
              <w:top w:w="35" w:type="dxa"/>
              <w:bottom w:w="35" w:type="dxa"/>
              <w:left w:w="45" w:type="dxa"/>
              <w:right w:w="45" w:type="dxa"/>
            </w:tcMar>
          </w:tcPr>
          <w:p>
            <w:r>
              <w:rPr>
                <w:sz w:val="16"/>
              </w:rPr>
              <w:t>3. Mednis et al. (2011) IEEE ISSNIP</w:t>
            </w:r>
          </w:p>
        </w:tc>
        <w:tc>
          <w:tcPr>
            <w:tcW w:type="dxa" w:w="1872"/>
            <w:shd w:fill="FFFFFF"/>
            <w:tcMar>
              <w:top w:w="35" w:type="dxa"/>
              <w:bottom w:w="35" w:type="dxa"/>
              <w:left w:w="45" w:type="dxa"/>
              <w:right w:w="45" w:type="dxa"/>
            </w:tcMar>
          </w:tcPr>
          <w:p>
            <w:r>
              <w:rPr>
                <w:sz w:val="16"/>
              </w:rPr>
              <w:t>Android phones inside cars running 4 heuristic accelerometer threshold algorithms (Z-THRESH, G-ZERO).</w:t>
            </w:r>
          </w:p>
        </w:tc>
        <w:tc>
          <w:tcPr>
            <w:tcW w:type="dxa" w:w="1872"/>
            <w:shd w:fill="FFFFFF"/>
            <w:tcMar>
              <w:top w:w="35" w:type="dxa"/>
              <w:bottom w:w="35" w:type="dxa"/>
              <w:left w:w="45" w:type="dxa"/>
              <w:right w:w="45" w:type="dxa"/>
            </w:tcMar>
          </w:tcPr>
          <w:p>
            <w:r>
              <w:rPr>
                <w:sz w:val="16"/>
              </w:rPr>
              <w:t>Demonstrated that consumer smartphones can detect road anomalies; reached 78% true positive rate.</w:t>
            </w:r>
          </w:p>
        </w:tc>
        <w:tc>
          <w:tcPr>
            <w:tcW w:type="dxa" w:w="1872"/>
            <w:shd w:fill="FFFFFF"/>
            <w:tcMar>
              <w:top w:w="35" w:type="dxa"/>
              <w:bottom w:w="35" w:type="dxa"/>
              <w:left w:w="45" w:type="dxa"/>
              <w:right w:w="45" w:type="dxa"/>
            </w:tcMar>
          </w:tcPr>
          <w:p>
            <w:r>
              <w:rPr>
                <w:sz w:val="16"/>
              </w:rPr>
              <w:t>Phone position drifts inside car; vehicle suspension differences skew threshold readings; zero lane tracking.</w:t>
            </w:r>
          </w:p>
        </w:tc>
        <w:tc>
          <w:tcPr>
            <w:tcW w:type="dxa" w:w="1872"/>
            <w:shd w:fill="FFFFFF"/>
            <w:tcMar>
              <w:top w:w="35" w:type="dxa"/>
              <w:bottom w:w="35" w:type="dxa"/>
              <w:left w:w="45" w:type="dxa"/>
              <w:right w:w="45" w:type="dxa"/>
            </w:tcMar>
          </w:tcPr>
          <w:p>
            <w:r>
              <w:rPr>
                <w:sz w:val="16"/>
              </w:rPr>
              <w:t>Fixed-Mount Fleet Hardware: cameras and IMUs are rigidly bolted to the bus chassis with lane-polygon bounds.</w:t>
            </w:r>
          </w:p>
        </w:tc>
      </w:tr>
      <w:tr>
        <w:tc>
          <w:tcPr>
            <w:tcW w:type="dxa" w:w="1872"/>
            <w:shd w:fill="F7F9FA"/>
            <w:tcMar>
              <w:top w:w="35" w:type="dxa"/>
              <w:bottom w:w="35" w:type="dxa"/>
              <w:left w:w="45" w:type="dxa"/>
              <w:right w:w="45" w:type="dxa"/>
            </w:tcMar>
          </w:tcPr>
          <w:p>
            <w:r>
              <w:rPr>
                <w:sz w:val="16"/>
              </w:rPr>
              <w:t>4. Arya et al. (2020/2022) IEEE Big Data</w:t>
            </w:r>
          </w:p>
        </w:tc>
        <w:tc>
          <w:tcPr>
            <w:tcW w:type="dxa" w:w="1872"/>
            <w:shd w:fill="F7F9FA"/>
            <w:tcMar>
              <w:top w:w="35" w:type="dxa"/>
              <w:bottom w:w="35" w:type="dxa"/>
              <w:left w:w="45" w:type="dxa"/>
              <w:right w:w="45" w:type="dxa"/>
            </w:tcMar>
          </w:tcPr>
          <w:p>
            <w:r>
              <w:rPr>
                <w:sz w:val="16"/>
              </w:rPr>
              <w:t>Global Road Damage Dataset (RDD2020/2022, 47k images); YOLOv4/v5 multi-class bounding boxes.</w:t>
            </w:r>
          </w:p>
        </w:tc>
        <w:tc>
          <w:tcPr>
            <w:tcW w:type="dxa" w:w="1872"/>
            <w:shd w:fill="F7F9FA"/>
            <w:tcMar>
              <w:top w:w="35" w:type="dxa"/>
              <w:bottom w:w="35" w:type="dxa"/>
              <w:left w:w="45" w:type="dxa"/>
              <w:right w:w="45" w:type="dxa"/>
            </w:tcMar>
          </w:tcPr>
          <w:p>
            <w:r>
              <w:rPr>
                <w:sz w:val="16"/>
              </w:rPr>
              <w:t>Established international benchmark classes for road distress (D00, D10, D20, D40).</w:t>
            </w:r>
          </w:p>
        </w:tc>
        <w:tc>
          <w:tcPr>
            <w:tcW w:type="dxa" w:w="1872"/>
            <w:shd w:fill="F7F9FA"/>
            <w:tcMar>
              <w:top w:w="35" w:type="dxa"/>
              <w:bottom w:w="35" w:type="dxa"/>
              <w:left w:w="45" w:type="dxa"/>
              <w:right w:w="45" w:type="dxa"/>
            </w:tcMar>
          </w:tcPr>
          <w:p>
            <w:r>
              <w:rPr>
                <w:sz w:val="16"/>
              </w:rPr>
              <w:t>2D Bounding Box Trap: drawing rectangular boxes over diagonal cracks overestimates repair area up to 13-fold.</w:t>
            </w:r>
          </w:p>
        </w:tc>
        <w:tc>
          <w:tcPr>
            <w:tcW w:type="dxa" w:w="1872"/>
            <w:shd w:fill="F7F9FA"/>
            <w:tcMar>
              <w:top w:w="35" w:type="dxa"/>
              <w:bottom w:w="35" w:type="dxa"/>
              <w:left w:w="45" w:type="dxa"/>
              <w:right w:w="45" w:type="dxa"/>
            </w:tcMar>
          </w:tcPr>
          <w:p>
            <w:r>
              <w:rPr>
                <w:sz w:val="16"/>
              </w:rPr>
              <w:t>Pixel-level Defect Homography: maps true defect contours to real metric ground area (m^2) via calibrated IPM.</w:t>
            </w:r>
          </w:p>
        </w:tc>
      </w:tr>
      <w:tr>
        <w:tc>
          <w:tcPr>
            <w:tcW w:type="dxa" w:w="1872"/>
            <w:shd w:fill="FFFFFF"/>
            <w:tcMar>
              <w:top w:w="35" w:type="dxa"/>
              <w:bottom w:w="35" w:type="dxa"/>
              <w:left w:w="45" w:type="dxa"/>
              <w:right w:w="45" w:type="dxa"/>
            </w:tcMar>
          </w:tcPr>
          <w:p>
            <w:r>
              <w:rPr>
                <w:sz w:val="16"/>
              </w:rPr>
              <w:t>5. Fan et al. (2019/2020) IEEE T-IP</w:t>
            </w:r>
          </w:p>
        </w:tc>
        <w:tc>
          <w:tcPr>
            <w:tcW w:type="dxa" w:w="1872"/>
            <w:shd w:fill="FFFFFF"/>
            <w:tcMar>
              <w:top w:w="35" w:type="dxa"/>
              <w:bottom w:w="35" w:type="dxa"/>
              <w:left w:w="45" w:type="dxa"/>
              <w:right w:w="45" w:type="dxa"/>
            </w:tcMar>
          </w:tcPr>
          <w:p>
            <w:r>
              <w:rPr>
                <w:sz w:val="16"/>
              </w:rPr>
              <w:t>Stereo-vision depth disparity maps; transformed disparity analysis for cavity extraction.</w:t>
            </w:r>
          </w:p>
        </w:tc>
        <w:tc>
          <w:tcPr>
            <w:tcW w:type="dxa" w:w="1872"/>
            <w:shd w:fill="FFFFFF"/>
            <w:tcMar>
              <w:top w:w="35" w:type="dxa"/>
              <w:bottom w:w="35" w:type="dxa"/>
              <w:left w:w="45" w:type="dxa"/>
              <w:right w:w="45" w:type="dxa"/>
            </w:tcMar>
          </w:tcPr>
          <w:p>
            <w:r>
              <w:rPr>
                <w:sz w:val="16"/>
              </w:rPr>
              <w:t>Created dense 3D road depth profiles without laser tools, achieving millimeter-level depth accuracy.</w:t>
            </w:r>
          </w:p>
        </w:tc>
        <w:tc>
          <w:tcPr>
            <w:tcW w:type="dxa" w:w="1872"/>
            <w:shd w:fill="FFFFFF"/>
            <w:tcMar>
              <w:top w:w="35" w:type="dxa"/>
              <w:bottom w:w="35" w:type="dxa"/>
              <w:left w:w="45" w:type="dxa"/>
              <w:right w:w="45" w:type="dxa"/>
            </w:tcMar>
          </w:tcPr>
          <w:p>
            <w:r>
              <w:rPr>
                <w:sz w:val="16"/>
              </w:rPr>
              <w:t>High compute &amp; vibration fragility: dual cameras easily lose calibration on bumpy buses; requires high-power GPUs.</w:t>
            </w:r>
          </w:p>
        </w:tc>
        <w:tc>
          <w:tcPr>
            <w:tcW w:type="dxa" w:w="1872"/>
            <w:shd w:fill="FFFFFF"/>
            <w:tcMar>
              <w:top w:w="35" w:type="dxa"/>
              <w:bottom w:w="35" w:type="dxa"/>
              <w:left w:w="45" w:type="dxa"/>
              <w:right w:w="45" w:type="dxa"/>
            </w:tcMar>
          </w:tcPr>
          <w:p>
            <w:r>
              <w:rPr>
                <w:sz w:val="16"/>
              </w:rPr>
              <w:t>Monocular Calibration + IRC Bands: uses single camera homography with IRC depth bands, running sub-5W on CPU.</w:t>
            </w:r>
          </w:p>
        </w:tc>
      </w:tr>
      <w:tr>
        <w:tc>
          <w:tcPr>
            <w:tcW w:type="dxa" w:w="1872"/>
            <w:shd w:fill="F7F9FA"/>
            <w:tcMar>
              <w:top w:w="35" w:type="dxa"/>
              <w:bottom w:w="35" w:type="dxa"/>
              <w:left w:w="45" w:type="dxa"/>
              <w:right w:w="45" w:type="dxa"/>
            </w:tcMar>
          </w:tcPr>
          <w:p>
            <w:r>
              <w:rPr>
                <w:sz w:val="16"/>
              </w:rPr>
              <w:t>6. Du et al. (2021) Autom. in Constr.</w:t>
            </w:r>
          </w:p>
        </w:tc>
        <w:tc>
          <w:tcPr>
            <w:tcW w:type="dxa" w:w="1872"/>
            <w:shd w:fill="F7F9FA"/>
            <w:tcMar>
              <w:top w:w="35" w:type="dxa"/>
              <w:bottom w:w="35" w:type="dxa"/>
              <w:left w:w="45" w:type="dxa"/>
              <w:right w:w="45" w:type="dxa"/>
            </w:tcMar>
          </w:tcPr>
          <w:p>
            <w:r>
              <w:rPr>
                <w:sz w:val="16"/>
              </w:rPr>
              <w:t>Dual-camera UAV aerial photogrammetry with semi-supervised YOLOv3 for highway inspection.</w:t>
            </w:r>
          </w:p>
        </w:tc>
        <w:tc>
          <w:tcPr>
            <w:tcW w:type="dxa" w:w="1872"/>
            <w:shd w:fill="F7F9FA"/>
            <w:tcMar>
              <w:top w:w="35" w:type="dxa"/>
              <w:bottom w:w="35" w:type="dxa"/>
              <w:left w:w="45" w:type="dxa"/>
              <w:right w:w="45" w:type="dxa"/>
            </w:tcMar>
          </w:tcPr>
          <w:p>
            <w:r>
              <w:rPr>
                <w:sz w:val="16"/>
              </w:rPr>
              <w:t>High-altitude aerial inspection of highway pavements; reached 88.3% classification accuracy.</w:t>
            </w:r>
          </w:p>
        </w:tc>
        <w:tc>
          <w:tcPr>
            <w:tcW w:type="dxa" w:w="1872"/>
            <w:shd w:fill="F7F9FA"/>
            <w:tcMar>
              <w:top w:w="35" w:type="dxa"/>
              <w:bottom w:w="35" w:type="dxa"/>
              <w:left w:w="45" w:type="dxa"/>
              <w:right w:w="45" w:type="dxa"/>
            </w:tcMar>
          </w:tcPr>
          <w:p>
            <w:r>
              <w:rPr>
                <w:sz w:val="16"/>
              </w:rPr>
              <w:t>Impractical for cities: drones cannot legally fly over crowded city streets, flight time is only 30 mins, fails in wind.</w:t>
            </w:r>
          </w:p>
        </w:tc>
        <w:tc>
          <w:tcPr>
            <w:tcW w:type="dxa" w:w="1872"/>
            <w:shd w:fill="F7F9FA"/>
            <w:tcMar>
              <w:top w:w="35" w:type="dxa"/>
              <w:bottom w:w="35" w:type="dxa"/>
              <w:left w:w="45" w:type="dxa"/>
              <w:right w:w="45" w:type="dxa"/>
            </w:tcMar>
          </w:tcPr>
          <w:p>
            <w:r>
              <w:rPr>
                <w:sz w:val="16"/>
              </w:rPr>
              <w:t>Public Transit Bus Integration: zero flight restrictions; operates all day long across 85%+ of arterial roads.</w:t>
            </w:r>
          </w:p>
        </w:tc>
      </w:tr>
      <w:tr>
        <w:tc>
          <w:tcPr>
            <w:tcW w:type="dxa" w:w="1872"/>
            <w:shd w:fill="FFFFFF"/>
            <w:tcMar>
              <w:top w:w="35" w:type="dxa"/>
              <w:bottom w:w="35" w:type="dxa"/>
              <w:left w:w="45" w:type="dxa"/>
              <w:right w:w="45" w:type="dxa"/>
            </w:tcMar>
          </w:tcPr>
          <w:p>
            <w:r>
              <w:rPr>
                <w:sz w:val="16"/>
              </w:rPr>
              <w:t>7. Bhatia et al. (2022) IEEE Access</w:t>
            </w:r>
          </w:p>
        </w:tc>
        <w:tc>
          <w:tcPr>
            <w:tcW w:type="dxa" w:w="1872"/>
            <w:shd w:fill="FFFFFF"/>
            <w:tcMar>
              <w:top w:w="35" w:type="dxa"/>
              <w:bottom w:w="35" w:type="dxa"/>
              <w:left w:w="45" w:type="dxa"/>
              <w:right w:w="45" w:type="dxa"/>
            </w:tcMar>
          </w:tcPr>
          <w:p>
            <w:r>
              <w:rPr>
                <w:sz w:val="16"/>
              </w:rPr>
              <w:t>Thermal infrared imaging combined with CNNs to find moisture pockets and voids beneath asphalt.</w:t>
            </w:r>
          </w:p>
        </w:tc>
        <w:tc>
          <w:tcPr>
            <w:tcW w:type="dxa" w:w="1872"/>
            <w:shd w:fill="FFFFFF"/>
            <w:tcMar>
              <w:top w:w="35" w:type="dxa"/>
              <w:bottom w:w="35" w:type="dxa"/>
              <w:left w:w="45" w:type="dxa"/>
              <w:right w:w="45" w:type="dxa"/>
            </w:tcMar>
          </w:tcPr>
          <w:p>
            <w:r>
              <w:rPr>
                <w:sz w:val="16"/>
              </w:rPr>
              <w:t>Spots underground water pockets before the asphalt collapses into a pothole.</w:t>
            </w:r>
          </w:p>
        </w:tc>
        <w:tc>
          <w:tcPr>
            <w:tcW w:type="dxa" w:w="1872"/>
            <w:shd w:fill="FFFFFF"/>
            <w:tcMar>
              <w:top w:w="35" w:type="dxa"/>
              <w:bottom w:w="35" w:type="dxa"/>
              <w:left w:w="45" w:type="dxa"/>
              <w:right w:w="45" w:type="dxa"/>
            </w:tcMar>
          </w:tcPr>
          <w:p>
            <w:r>
              <w:rPr>
                <w:sz w:val="16"/>
              </w:rPr>
              <w:t>Prohibitive sensor cost: thermal cameras cost 10x-20x more than regular dashcams and get blinded in hot tropical sun.</w:t>
            </w:r>
          </w:p>
        </w:tc>
        <w:tc>
          <w:tcPr>
            <w:tcW w:type="dxa" w:w="1872"/>
            <w:shd w:fill="FFFFFF"/>
            <w:tcMar>
              <w:top w:w="35" w:type="dxa"/>
              <w:bottom w:w="35" w:type="dxa"/>
              <w:left w:w="45" w:type="dxa"/>
              <w:right w:w="45" w:type="dxa"/>
            </w:tcMar>
          </w:tcPr>
          <w:p>
            <w:r>
              <w:rPr>
                <w:sz w:val="16"/>
              </w:rPr>
              <w:t>Monsoon Degradation Forecaster: uses a 180-day mathematical curve based on rainfall and axle loads instead of thermal cameras.</w:t>
            </w:r>
          </w:p>
        </w:tc>
      </w:tr>
      <w:tr>
        <w:tc>
          <w:tcPr>
            <w:tcW w:type="dxa" w:w="1872"/>
            <w:shd w:fill="F7F9FA"/>
            <w:tcMar>
              <w:top w:w="35" w:type="dxa"/>
              <w:bottom w:w="35" w:type="dxa"/>
              <w:left w:w="45" w:type="dxa"/>
              <w:right w:w="45" w:type="dxa"/>
            </w:tcMar>
          </w:tcPr>
          <w:p>
            <w:r>
              <w:rPr>
                <w:sz w:val="16"/>
              </w:rPr>
              <w:t>8. Ran et al. / Yang et al. (2024) CVPR</w:t>
            </w:r>
          </w:p>
        </w:tc>
        <w:tc>
          <w:tcPr>
            <w:tcW w:type="dxa" w:w="1872"/>
            <w:shd w:fill="F7F9FA"/>
            <w:tcMar>
              <w:top w:w="35" w:type="dxa"/>
              <w:bottom w:w="35" w:type="dxa"/>
              <w:left w:w="45" w:type="dxa"/>
              <w:right w:w="45" w:type="dxa"/>
            </w:tcMar>
          </w:tcPr>
          <w:p>
            <w:r>
              <w:rPr>
                <w:sz w:val="16"/>
              </w:rPr>
              <w:t>Depth Anything V2 monocular metric depth estimation using massive synthetic pre-training.</w:t>
            </w:r>
          </w:p>
        </w:tc>
        <w:tc>
          <w:tcPr>
            <w:tcW w:type="dxa" w:w="1872"/>
            <w:shd w:fill="F7F9FA"/>
            <w:tcMar>
              <w:top w:w="35" w:type="dxa"/>
              <w:bottom w:w="35" w:type="dxa"/>
              <w:left w:w="45" w:type="dxa"/>
              <w:right w:w="45" w:type="dxa"/>
            </w:tcMar>
          </w:tcPr>
          <w:p>
            <w:r>
              <w:rPr>
                <w:sz w:val="16"/>
              </w:rPr>
              <w:t>Zero-shot depth estimation from a single camera image with clean, crisp edges.</w:t>
            </w:r>
          </w:p>
        </w:tc>
        <w:tc>
          <w:tcPr>
            <w:tcW w:type="dxa" w:w="1872"/>
            <w:shd w:fill="F7F9FA"/>
            <w:tcMar>
              <w:top w:w="35" w:type="dxa"/>
              <w:bottom w:w="35" w:type="dxa"/>
              <w:left w:w="45" w:type="dxa"/>
              <w:right w:w="45" w:type="dxa"/>
            </w:tcMar>
          </w:tcPr>
          <w:p>
            <w:r>
              <w:rPr>
                <w:sz w:val="16"/>
              </w:rPr>
              <w:t>Severe latency and scale drift: needs 8 GB+ VRAM GPU; estimated metric depth shifts whenever vehicle pitches.</w:t>
            </w:r>
          </w:p>
        </w:tc>
        <w:tc>
          <w:tcPr>
            <w:tcW w:type="dxa" w:w="1872"/>
            <w:shd w:fill="F7F9FA"/>
            <w:tcMar>
              <w:top w:w="35" w:type="dxa"/>
              <w:bottom w:w="35" w:type="dxa"/>
              <w:left w:w="45" w:type="dxa"/>
              <w:right w:w="45" w:type="dxa"/>
            </w:tcMar>
          </w:tcPr>
          <w:p>
            <w:r>
              <w:rPr>
                <w:sz w:val="16"/>
              </w:rPr>
              <w:t>Per-Vehicle Calibration Tables: explicit focal length and camera pitch lookup tables keep metric sizing consistent.</w:t>
            </w:r>
          </w:p>
        </w:tc>
      </w:tr>
      <w:tr>
        <w:tc>
          <w:tcPr>
            <w:tcW w:type="dxa" w:w="1872"/>
            <w:shd w:fill="FFFFFF"/>
            <w:tcMar>
              <w:top w:w="35" w:type="dxa"/>
              <w:bottom w:w="35" w:type="dxa"/>
              <w:left w:w="45" w:type="dxa"/>
              <w:right w:w="45" w:type="dxa"/>
            </w:tcMar>
          </w:tcPr>
          <w:p>
            <w:r>
              <w:rPr>
                <w:sz w:val="16"/>
              </w:rPr>
              <w:t>9. Kirillov et al. (2023) Meta AI</w:t>
            </w:r>
          </w:p>
        </w:tc>
        <w:tc>
          <w:tcPr>
            <w:tcW w:type="dxa" w:w="1872"/>
            <w:shd w:fill="FFFFFF"/>
            <w:tcMar>
              <w:top w:w="35" w:type="dxa"/>
              <w:bottom w:w="35" w:type="dxa"/>
              <w:left w:w="45" w:type="dxa"/>
              <w:right w:w="45" w:type="dxa"/>
            </w:tcMar>
          </w:tcPr>
          <w:p>
            <w:r>
              <w:rPr>
                <w:sz w:val="16"/>
              </w:rPr>
              <w:t>Segment Anything Model (SAM) promptable foundation model for zero-shot object segmentation.</w:t>
            </w:r>
          </w:p>
        </w:tc>
        <w:tc>
          <w:tcPr>
            <w:tcW w:type="dxa" w:w="1872"/>
            <w:shd w:fill="FFFFFF"/>
            <w:tcMar>
              <w:top w:w="35" w:type="dxa"/>
              <w:bottom w:w="35" w:type="dxa"/>
              <w:left w:w="45" w:type="dxa"/>
              <w:right w:w="45" w:type="dxa"/>
            </w:tcMar>
          </w:tcPr>
          <w:p>
            <w:r>
              <w:rPr>
                <w:sz w:val="16"/>
              </w:rPr>
              <w:t>Industry benchmark for detailed mask boundaries on any general visual object.</w:t>
            </w:r>
          </w:p>
        </w:tc>
        <w:tc>
          <w:tcPr>
            <w:tcW w:type="dxa" w:w="1872"/>
            <w:shd w:fill="FFFFFF"/>
            <w:tcMar>
              <w:top w:w="35" w:type="dxa"/>
              <w:bottom w:w="35" w:type="dxa"/>
              <w:left w:w="45" w:type="dxa"/>
              <w:right w:w="45" w:type="dxa"/>
            </w:tcMar>
          </w:tcPr>
          <w:p>
            <w:r>
              <w:rPr>
                <w:sz w:val="16"/>
              </w:rPr>
              <w:t>Massive model size: 636M parameters; takes ~2.5 seconds per frame, completely unusable on low-power vehicle hardware.</w:t>
            </w:r>
          </w:p>
        </w:tc>
        <w:tc>
          <w:tcPr>
            <w:tcW w:type="dxa" w:w="1872"/>
            <w:shd w:fill="FFFFFF"/>
            <w:tcMar>
              <w:top w:w="35" w:type="dxa"/>
              <w:bottom w:w="35" w:type="dxa"/>
              <w:left w:w="45" w:type="dxa"/>
              <w:right w:w="45" w:type="dxa"/>
            </w:tcMar>
          </w:tcPr>
          <w:p>
            <w:r>
              <w:rPr>
                <w:sz w:val="16"/>
              </w:rPr>
              <w:t>Lightweight 11-Feature Classifier: evaluates candidate patches in milliseconds on CPU with solid boundary overlap.</w:t>
            </w:r>
          </w:p>
        </w:tc>
      </w:tr>
      <w:tr>
        <w:tc>
          <w:tcPr>
            <w:tcW w:type="dxa" w:w="1872"/>
            <w:shd w:fill="F7F9FA"/>
            <w:tcMar>
              <w:top w:w="35" w:type="dxa"/>
              <w:bottom w:w="35" w:type="dxa"/>
              <w:left w:w="45" w:type="dxa"/>
              <w:right w:w="45" w:type="dxa"/>
            </w:tcMar>
          </w:tcPr>
          <w:p>
            <w:r>
              <w:rPr>
                <w:sz w:val="16"/>
              </w:rPr>
              <w:t>10. ASTM D6433 Standard (2020/2024)</w:t>
            </w:r>
          </w:p>
        </w:tc>
        <w:tc>
          <w:tcPr>
            <w:tcW w:type="dxa" w:w="1872"/>
            <w:shd w:fill="F7F9FA"/>
            <w:tcMar>
              <w:top w:w="35" w:type="dxa"/>
              <w:bottom w:w="35" w:type="dxa"/>
              <w:left w:w="45" w:type="dxa"/>
              <w:right w:w="45" w:type="dxa"/>
            </w:tcMar>
          </w:tcPr>
          <w:p>
            <w:r>
              <w:rPr>
                <w:sz w:val="16"/>
              </w:rPr>
              <w:t>Standardized manual deduct-value curves calculating Pavement Condition Index (PCI: 0 to 100).</w:t>
            </w:r>
          </w:p>
        </w:tc>
        <w:tc>
          <w:tcPr>
            <w:tcW w:type="dxa" w:w="1872"/>
            <w:shd w:fill="F7F9FA"/>
            <w:tcMar>
              <w:top w:w="35" w:type="dxa"/>
              <w:bottom w:w="35" w:type="dxa"/>
              <w:left w:w="45" w:type="dxa"/>
              <w:right w:w="45" w:type="dxa"/>
            </w:tcMar>
          </w:tcPr>
          <w:p>
            <w:r>
              <w:rPr>
                <w:sz w:val="16"/>
              </w:rPr>
              <w:t>Recognized official civil engineering standard for road quality assessment worldwide.</w:t>
            </w:r>
          </w:p>
        </w:tc>
        <w:tc>
          <w:tcPr>
            <w:tcW w:type="dxa" w:w="1872"/>
            <w:shd w:fill="F7F9FA"/>
            <w:tcMar>
              <w:top w:w="35" w:type="dxa"/>
              <w:bottom w:w="35" w:type="dxa"/>
              <w:left w:w="45" w:type="dxa"/>
              <w:right w:w="45" w:type="dxa"/>
            </w:tcMar>
          </w:tcPr>
          <w:p>
            <w:r>
              <w:rPr>
                <w:sz w:val="16"/>
              </w:rPr>
              <w:t>Completely manual: requires technicians to measure defects with rulers and look up paper charts; cannot run live.</w:t>
            </w:r>
          </w:p>
        </w:tc>
        <w:tc>
          <w:tcPr>
            <w:tcW w:type="dxa" w:w="1872"/>
            <w:shd w:fill="F7F9FA"/>
            <w:tcMar>
              <w:top w:w="35" w:type="dxa"/>
              <w:bottom w:w="35" w:type="dxa"/>
              <w:left w:w="45" w:type="dxa"/>
              <w:right w:w="45" w:type="dxa"/>
            </w:tcMar>
          </w:tcPr>
          <w:p>
            <w:r>
              <w:rPr>
                <w:sz w:val="16"/>
              </w:rPr>
              <w:t>Automated M_PCI Deduct Engine: codified ASTM deduct curves directly into Python algorithms for instant scoring.</w:t>
            </w:r>
          </w:p>
        </w:tc>
      </w:tr>
      <w:tr>
        <w:tc>
          <w:tcPr>
            <w:tcW w:type="dxa" w:w="1872"/>
            <w:shd w:fill="FFFFFF"/>
            <w:tcMar>
              <w:top w:w="35" w:type="dxa"/>
              <w:bottom w:w="35" w:type="dxa"/>
              <w:left w:w="45" w:type="dxa"/>
              <w:right w:w="45" w:type="dxa"/>
            </w:tcMar>
          </w:tcPr>
          <w:p>
            <w:r>
              <w:rPr>
                <w:sz w:val="16"/>
              </w:rPr>
              <w:t>11. MoRTH Section 500 Specification</w:t>
            </w:r>
          </w:p>
        </w:tc>
        <w:tc>
          <w:tcPr>
            <w:tcW w:type="dxa" w:w="1872"/>
            <w:shd w:fill="FFFFFF"/>
            <w:tcMar>
              <w:top w:w="35" w:type="dxa"/>
              <w:bottom w:w="35" w:type="dxa"/>
              <w:left w:w="45" w:type="dxa"/>
              <w:right w:w="45" w:type="dxa"/>
            </w:tcMar>
          </w:tcPr>
          <w:p>
            <w:r>
              <w:rPr>
                <w:sz w:val="16"/>
              </w:rPr>
              <w:t>Official Indian government specifications for bituminous base and surface repairs, materials, and rates.</w:t>
            </w:r>
          </w:p>
        </w:tc>
        <w:tc>
          <w:tcPr>
            <w:tcW w:type="dxa" w:w="1872"/>
            <w:shd w:fill="FFFFFF"/>
            <w:tcMar>
              <w:top w:w="35" w:type="dxa"/>
              <w:bottom w:w="35" w:type="dxa"/>
              <w:left w:w="45" w:type="dxa"/>
              <w:right w:w="45" w:type="dxa"/>
            </w:tcMar>
          </w:tcPr>
          <w:p>
            <w:r>
              <w:rPr>
                <w:sz w:val="16"/>
              </w:rPr>
              <w:t>The statutory legal basis for all government road contracting and financial spending in India.</w:t>
            </w:r>
          </w:p>
        </w:tc>
        <w:tc>
          <w:tcPr>
            <w:tcW w:type="dxa" w:w="1872"/>
            <w:shd w:fill="FFFFFF"/>
            <w:tcMar>
              <w:top w:w="35" w:type="dxa"/>
              <w:bottom w:w="35" w:type="dxa"/>
              <w:left w:w="45" w:type="dxa"/>
              <w:right w:w="45" w:type="dxa"/>
            </w:tcMar>
          </w:tcPr>
          <w:p>
            <w:r>
              <w:rPr>
                <w:sz w:val="16"/>
              </w:rPr>
              <w:t>Completely paper-based: exists only as printed books; contractors calculate bitumen tonnage by hand.</w:t>
            </w:r>
          </w:p>
        </w:tc>
        <w:tc>
          <w:tcPr>
            <w:tcW w:type="dxa" w:w="1872"/>
            <w:shd w:fill="FFFFFF"/>
            <w:tcMar>
              <w:top w:w="35" w:type="dxa"/>
              <w:bottom w:w="35" w:type="dxa"/>
              <w:left w:w="45" w:type="dxa"/>
              <w:right w:w="45" w:type="dxa"/>
            </w:tcMar>
          </w:tcPr>
          <w:p>
            <w:r>
              <w:rPr>
                <w:sz w:val="16"/>
              </w:rPr>
              <w:t>Civil Volumetric Ledger: directly converts detected defect volume V = double_int(z dx dy) to MoRTH tonnage and costs in INR.</w:t>
            </w:r>
          </w:p>
        </w:tc>
      </w:tr>
      <w:tr>
        <w:tc>
          <w:tcPr>
            <w:tcW w:type="dxa" w:w="1872"/>
            <w:shd w:fill="F7F9FA"/>
            <w:tcMar>
              <w:top w:w="35" w:type="dxa"/>
              <w:bottom w:w="35" w:type="dxa"/>
              <w:left w:w="45" w:type="dxa"/>
              <w:right w:w="45" w:type="dxa"/>
            </w:tcMar>
          </w:tcPr>
          <w:p>
            <w:r>
              <w:rPr>
                <w:sz w:val="16"/>
              </w:rPr>
              <w:t>12. Al-Qawasmeh et al. (2021) Sensors</w:t>
            </w:r>
          </w:p>
        </w:tc>
        <w:tc>
          <w:tcPr>
            <w:tcW w:type="dxa" w:w="1872"/>
            <w:shd w:fill="F7F9FA"/>
            <w:tcMar>
              <w:top w:w="35" w:type="dxa"/>
              <w:bottom w:w="35" w:type="dxa"/>
              <w:left w:w="45" w:type="dxa"/>
              <w:right w:w="45" w:type="dxa"/>
            </w:tcMar>
          </w:tcPr>
          <w:p>
            <w:r>
              <w:rPr>
                <w:sz w:val="16"/>
              </w:rPr>
              <w:t>Distributed sensing using municipal garbage trucks equipped with GPS receivers and cameras.</w:t>
            </w:r>
          </w:p>
        </w:tc>
        <w:tc>
          <w:tcPr>
            <w:tcW w:type="dxa" w:w="1872"/>
            <w:shd w:fill="F7F9FA"/>
            <w:tcMar>
              <w:top w:w="35" w:type="dxa"/>
              <w:bottom w:w="35" w:type="dxa"/>
              <w:left w:w="45" w:type="dxa"/>
              <w:right w:w="45" w:type="dxa"/>
            </w:tcMar>
          </w:tcPr>
          <w:p>
            <w:r>
              <w:rPr>
                <w:sz w:val="16"/>
              </w:rPr>
              <w:t>Proved that utility vehicles already on the road provide cheap, widespread urban coverage.</w:t>
            </w:r>
          </w:p>
        </w:tc>
        <w:tc>
          <w:tcPr>
            <w:tcW w:type="dxa" w:w="1872"/>
            <w:shd w:fill="F7F9FA"/>
            <w:tcMar>
              <w:top w:w="35" w:type="dxa"/>
              <w:bottom w:w="35" w:type="dxa"/>
              <w:left w:w="45" w:type="dxa"/>
              <w:right w:w="45" w:type="dxa"/>
            </w:tcMar>
          </w:tcPr>
          <w:p>
            <w:r>
              <w:rPr>
                <w:sz w:val="16"/>
              </w:rPr>
              <w:t>No deduplication or audit security: databases were flooded with repeated tickets; no protection against invoice fraud.</w:t>
            </w:r>
          </w:p>
        </w:tc>
        <w:tc>
          <w:tcPr>
            <w:tcW w:type="dxa" w:w="1872"/>
            <w:shd w:fill="F7F9FA"/>
            <w:tcMar>
              <w:top w:w="35" w:type="dxa"/>
              <w:bottom w:w="35" w:type="dxa"/>
              <w:left w:w="45" w:type="dxa"/>
              <w:right w:w="45" w:type="dxa"/>
            </w:tcMar>
          </w:tcPr>
          <w:p>
            <w:r>
              <w:rPr>
                <w:sz w:val="16"/>
              </w:rPr>
              <w:t>Haversine Clustering + SHA-256: merges duplicate sightings within 8 m and seals work orders with SHA-256 hashes.</w:t>
            </w:r>
          </w:p>
        </w:tc>
      </w:tr>
    </w:tbl>
    <w:p>
      <w:pPr>
        <w:keepNext/>
        <w:spacing w:before="260" w:after="60"/>
      </w:pPr>
      <w:r>
        <w:rPr>
          <w:b/>
          <w:color w:val="003366"/>
          <w:sz w:val="24"/>
        </w:rPr>
        <w:t>5. Datasets &amp; Data Hygiene Architecture: -</w:t>
      </w:r>
    </w:p>
    <w:p>
      <w:r>
        <w:t>To train and test ROAD-SHIELD thoroughly, we combined several public datasets, real-world road photos, and inertial telemetry streams: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4F72"/>
            <w:tcMar>
              <w:top w:w="50" w:type="dxa"/>
              <w:bottom w:w="50" w:type="dxa"/>
              <w:left w:w="50" w:type="dxa"/>
              <w:right w:w="50" w:type="dxa"/>
            </w:tcMar>
          </w:tcPr>
          <w:p>
            <w:r>
              <w:rPr>
                <w:b/>
                <w:color w:val="FFFFFF"/>
                <w:sz w:val="17"/>
              </w:rPr>
              <w:t>Dataset &amp; Source</w:t>
            </w:r>
          </w:p>
        </w:tc>
        <w:tc>
          <w:tcPr>
            <w:tcW w:type="dxa" w:w="1560"/>
            <w:shd w:fill="1B4F72"/>
            <w:tcMar>
              <w:top w:w="50" w:type="dxa"/>
              <w:bottom w:w="50" w:type="dxa"/>
              <w:left w:w="50" w:type="dxa"/>
              <w:right w:w="50" w:type="dxa"/>
            </w:tcMar>
          </w:tcPr>
          <w:p>
            <w:r>
              <w:rPr>
                <w:b/>
                <w:color w:val="FFFFFF"/>
                <w:sz w:val="17"/>
              </w:rPr>
              <w:t>Modality &amp; Res</w:t>
            </w:r>
          </w:p>
        </w:tc>
        <w:tc>
          <w:tcPr>
            <w:tcW w:type="dxa" w:w="1560"/>
            <w:shd w:fill="1B4F72"/>
            <w:tcMar>
              <w:top w:w="50" w:type="dxa"/>
              <w:bottom w:w="50" w:type="dxa"/>
              <w:left w:w="50" w:type="dxa"/>
              <w:right w:w="50" w:type="dxa"/>
            </w:tcMar>
          </w:tcPr>
          <w:p>
            <w:r>
              <w:rPr>
                <w:b/>
                <w:color w:val="FFFFFF"/>
                <w:sz w:val="17"/>
              </w:rPr>
              <w:t>Samples Kept</w:t>
            </w:r>
          </w:p>
        </w:tc>
        <w:tc>
          <w:tcPr>
            <w:tcW w:type="dxa" w:w="1560"/>
            <w:shd w:fill="1B4F72"/>
            <w:tcMar>
              <w:top w:w="50" w:type="dxa"/>
              <w:bottom w:w="50" w:type="dxa"/>
              <w:left w:w="50" w:type="dxa"/>
              <w:right w:w="50" w:type="dxa"/>
            </w:tcMar>
          </w:tcPr>
          <w:p>
            <w:r>
              <w:rPr>
                <w:b/>
                <w:color w:val="FFFFFF"/>
                <w:sz w:val="17"/>
              </w:rPr>
              <w:t>Target Classes</w:t>
            </w:r>
          </w:p>
        </w:tc>
        <w:tc>
          <w:tcPr>
            <w:tcW w:type="dxa" w:w="1560"/>
            <w:shd w:fill="1B4F72"/>
            <w:tcMar>
              <w:top w:w="50" w:type="dxa"/>
              <w:bottom w:w="50" w:type="dxa"/>
              <w:left w:w="50" w:type="dxa"/>
              <w:right w:w="50" w:type="dxa"/>
            </w:tcMar>
          </w:tcPr>
          <w:p>
            <w:r>
              <w:rPr>
                <w:b/>
                <w:color w:val="FFFFFF"/>
                <w:sz w:val="17"/>
              </w:rPr>
              <w:t>Known Gaps &amp; Biases</w:t>
            </w:r>
          </w:p>
        </w:tc>
        <w:tc>
          <w:tcPr>
            <w:tcW w:type="dxa" w:w="1560"/>
            <w:shd w:fill="1B4F72"/>
            <w:tcMar>
              <w:top w:w="50" w:type="dxa"/>
              <w:bottom w:w="50" w:type="dxa"/>
              <w:left w:w="50" w:type="dxa"/>
              <w:right w:w="50" w:type="dxa"/>
            </w:tcMar>
          </w:tcPr>
          <w:p>
            <w:r>
              <w:rPr>
                <w:b/>
                <w:color w:val="FFFFFF"/>
                <w:sz w:val="17"/>
              </w:rPr>
              <w:t>Data Hygiene Applied</w:t>
            </w:r>
          </w:p>
        </w:tc>
      </w:tr>
      <w:tr>
        <w:tc>
          <w:tcPr>
            <w:tcW w:type="dxa" w:w="1560"/>
            <w:shd w:fill="FFFFFF"/>
            <w:tcMar>
              <w:top w:w="35" w:type="dxa"/>
              <w:bottom w:w="35" w:type="dxa"/>
              <w:left w:w="45" w:type="dxa"/>
              <w:right w:w="45" w:type="dxa"/>
            </w:tcMar>
          </w:tcPr>
          <w:p>
            <w:r>
              <w:rPr>
                <w:sz w:val="16"/>
              </w:rPr>
              <w:t>DNIT Highway Corpus (Brazil)</w:t>
            </w:r>
          </w:p>
        </w:tc>
        <w:tc>
          <w:tcPr>
            <w:tcW w:type="dxa" w:w="1560"/>
            <w:shd w:fill="FFFFFF"/>
            <w:tcMar>
              <w:top w:w="35" w:type="dxa"/>
              <w:bottom w:w="35" w:type="dxa"/>
              <w:left w:w="45" w:type="dxa"/>
              <w:right w:w="45" w:type="dxa"/>
            </w:tcMar>
          </w:tcPr>
          <w:p>
            <w:r>
              <w:rPr>
                <w:sz w:val="16"/>
              </w:rPr>
              <w:t>RGB (1920x1080)</w:t>
            </w:r>
          </w:p>
        </w:tc>
        <w:tc>
          <w:tcPr>
            <w:tcW w:type="dxa" w:w="1560"/>
            <w:shd w:fill="FFFFFF"/>
            <w:tcMar>
              <w:top w:w="35" w:type="dxa"/>
              <w:bottom w:w="35" w:type="dxa"/>
              <w:left w:w="45" w:type="dxa"/>
              <w:right w:w="45" w:type="dxa"/>
            </w:tcMar>
          </w:tcPr>
          <w:p>
            <w:r>
              <w:rPr>
                <w:sz w:val="16"/>
              </w:rPr>
              <w:t>1,667 images (1,200 crack, 465 pothole)</w:t>
            </w:r>
          </w:p>
        </w:tc>
        <w:tc>
          <w:tcPr>
            <w:tcW w:type="dxa" w:w="1560"/>
            <w:shd w:fill="FFFFFF"/>
            <w:tcMar>
              <w:top w:w="35" w:type="dxa"/>
              <w:bottom w:w="35" w:type="dxa"/>
              <w:left w:w="45" w:type="dxa"/>
              <w:right w:w="45" w:type="dxa"/>
            </w:tcMar>
          </w:tcPr>
          <w:p>
            <w:r>
              <w:rPr>
                <w:sz w:val="16"/>
              </w:rPr>
              <w:t>Long./Trans./Alligator Cracks, Potholes</w:t>
            </w:r>
          </w:p>
        </w:tc>
        <w:tc>
          <w:tcPr>
            <w:tcW w:type="dxa" w:w="1560"/>
            <w:shd w:fill="FFFFFF"/>
            <w:tcMar>
              <w:top w:w="35" w:type="dxa"/>
              <w:bottom w:w="35" w:type="dxa"/>
              <w:left w:w="45" w:type="dxa"/>
              <w:right w:w="45" w:type="dxa"/>
            </w:tcMar>
          </w:tcPr>
          <w:p>
            <w:r>
              <w:rPr>
                <w:sz w:val="16"/>
              </w:rPr>
              <w:t>Smooth highway asphalt; lacks Indian street clutter (e.g. rickshaws, debris).</w:t>
            </w:r>
          </w:p>
        </w:tc>
        <w:tc>
          <w:tcPr>
            <w:tcW w:type="dxa" w:w="1560"/>
            <w:shd w:fill="FFFFFF"/>
            <w:tcMar>
              <w:top w:w="35" w:type="dxa"/>
              <w:bottom w:w="35" w:type="dxa"/>
              <w:left w:w="45" w:type="dxa"/>
              <w:right w:w="45" w:type="dxa"/>
            </w:tcMar>
          </w:tcPr>
          <w:p>
            <w:r>
              <w:rPr>
                <w:sz w:val="16"/>
              </w:rPr>
              <w:t>Split strictly by original photograph so augmented crops never cross between train and test.</w:t>
            </w:r>
          </w:p>
        </w:tc>
      </w:tr>
      <w:tr>
        <w:tc>
          <w:tcPr>
            <w:tcW w:type="dxa" w:w="1560"/>
            <w:shd w:fill="F7F9FA"/>
            <w:tcMar>
              <w:top w:w="35" w:type="dxa"/>
              <w:bottom w:w="35" w:type="dxa"/>
              <w:left w:w="45" w:type="dxa"/>
              <w:right w:w="45" w:type="dxa"/>
            </w:tcMar>
          </w:tcPr>
          <w:p>
            <w:del w:id="9003" w:author="Claude (fact-check vs repository)" w:date="2026-10-02T00:00:00Z">
              <w:r>
                <w:rPr>
                  <w:sz w:val="16"/>
                </w:rPr>
                <w:delText xml:space="preserve">RDD2022 (India Subset) Arya et al.</w:delText>
              </w:r>
            </w:del>
            <w:ins w:id="9004" w:author="Claude (fact-check vs repository)" w:date="2026-10-02T00:00:00Z">
              <w:r>
                <w:rPr>
                  <w:sz w:val="16"/>
                </w:rPr>
                <w:t xml:space="preserve">RDD2022 (India Subset) Arya et al. — planned</w:t>
              </w:r>
            </w:ins>
          </w:p>
        </w:tc>
        <w:tc>
          <w:tcPr>
            <w:tcW w:type="dxa" w:w="1560"/>
            <w:shd w:fill="F7F9FA"/>
            <w:tcMar>
              <w:top w:w="35" w:type="dxa"/>
              <w:bottom w:w="35" w:type="dxa"/>
              <w:left w:w="45" w:type="dxa"/>
              <w:right w:w="45" w:type="dxa"/>
            </w:tcMar>
          </w:tcPr>
          <w:p>
            <w:r>
              <w:rPr>
                <w:sz w:val="16"/>
              </w:rPr>
              <w:t>Smartphone Dashcam (720p/1080p)</w:t>
            </w:r>
          </w:p>
        </w:tc>
        <w:tc>
          <w:tcPr>
            <w:tcW w:type="dxa" w:w="1560"/>
            <w:shd w:fill="F7F9FA"/>
            <w:tcMar>
              <w:top w:w="35" w:type="dxa"/>
              <w:bottom w:w="35" w:type="dxa"/>
              <w:left w:w="45" w:type="dxa"/>
              <w:right w:w="45" w:type="dxa"/>
            </w:tcMar>
          </w:tcPr>
          <w:p>
            <w:del w:id="9005" w:author="Claude (fact-check vs repository)" w:date="2026-10-02T00:00:00Z">
              <w:r>
                <w:rPr>
                  <w:sz w:val="16"/>
                </w:rPr>
                <w:delText xml:space="preserve">1,000+ frames</w:delText>
              </w:r>
            </w:del>
            <w:ins w:id="9006" w:author="Claude (fact-check vs repository)" w:date="2026-10-02T00:00:00Z">
              <w:r>
                <w:rPr>
                  <w:sz w:val="16"/>
                </w:rPr>
                <w:t xml:space="preserve">Not yet ingested</w:t>
              </w:r>
            </w:ins>
          </w:p>
        </w:tc>
        <w:tc>
          <w:tcPr>
            <w:tcW w:type="dxa" w:w="1560"/>
            <w:shd w:fill="F7F9FA"/>
            <w:tcMar>
              <w:top w:w="35" w:type="dxa"/>
              <w:bottom w:w="35" w:type="dxa"/>
              <w:left w:w="45" w:type="dxa"/>
              <w:right w:w="45" w:type="dxa"/>
            </w:tcMar>
          </w:tcPr>
          <w:p>
            <w:r>
              <w:rPr>
                <w:sz w:val="16"/>
              </w:rPr>
              <w:t>Sound Road, Cracks (D00/D10/D20), Potholes (D40)</w:t>
            </w:r>
          </w:p>
        </w:tc>
        <w:tc>
          <w:tcPr>
            <w:tcW w:type="dxa" w:w="1560"/>
            <w:shd w:fill="F7F9FA"/>
            <w:tcMar>
              <w:top w:w="35" w:type="dxa"/>
              <w:bottom w:w="35" w:type="dxa"/>
              <w:left w:w="45" w:type="dxa"/>
              <w:right w:w="45" w:type="dxa"/>
            </w:tcMar>
          </w:tcPr>
          <w:p>
            <w:r>
              <w:rPr>
                <w:sz w:val="16"/>
              </w:rPr>
              <w:t>Severe class skew; annotated with bounding boxes rather than segmentation masks.</w:t>
            </w:r>
          </w:p>
        </w:tc>
        <w:tc>
          <w:tcPr>
            <w:tcW w:type="dxa" w:w="1560"/>
            <w:shd w:fill="F7F9FA"/>
            <w:tcMar>
              <w:top w:w="35" w:type="dxa"/>
              <w:bottom w:w="35" w:type="dxa"/>
              <w:left w:w="45" w:type="dxa"/>
              <w:right w:w="45" w:type="dxa"/>
            </w:tcMar>
          </w:tcPr>
          <w:p>
            <w:del w:id="9007" w:author="Claude (fact-check vs repository)" w:date="2026-10-02T00:00:00Z">
              <w:r>
                <w:rPr>
                  <w:sz w:val="16"/>
                </w:rPr>
                <w:delText xml:space="preserve">Standardized to 640x480 with aspect ratio padding; used to validate transfer to Indian roads.</w:delText>
              </w:r>
            </w:del>
            <w:ins w:id="9008" w:author="Claude (fact-check vs repository)" w:date="2026-10-02T00:00:00Z">
              <w:r>
                <w:rPr>
                  <w:sz w:val="16"/>
                </w:rPr>
                <w:t xml:space="preserve">Identified as the Indian validation set; ingestion is scheduled for Milestone 3 (Section 11). The repository folder of this name currently holds 28 distinct images, 27 of them copies of DNIT/Kaggle photographs, so no Indian validation result is claimed here.</w:t>
              </w:r>
            </w:ins>
          </w:p>
        </w:tc>
      </w:tr>
      <w:tr>
        <w:tc>
          <w:tcPr>
            <w:tcW w:type="dxa" w:w="1560"/>
            <w:shd w:fill="FFFFFF"/>
            <w:tcMar>
              <w:top w:w="35" w:type="dxa"/>
              <w:bottom w:w="35" w:type="dxa"/>
              <w:left w:w="45" w:type="dxa"/>
              <w:right w:w="45" w:type="dxa"/>
            </w:tcMar>
          </w:tcPr>
          <w:p>
            <w:r>
              <w:rPr>
                <w:sz w:val="16"/>
              </w:rPr>
              <w:t>Kaggle Pothole &amp; Plain Road Collection</w:t>
            </w:r>
          </w:p>
        </w:tc>
        <w:tc>
          <w:tcPr>
            <w:tcW w:type="dxa" w:w="1560"/>
            <w:shd w:fill="FFFFFF"/>
            <w:tcMar>
              <w:top w:w="35" w:type="dxa"/>
              <w:bottom w:w="35" w:type="dxa"/>
              <w:left w:w="45" w:type="dxa"/>
              <w:right w:w="45" w:type="dxa"/>
            </w:tcMar>
          </w:tcPr>
          <w:p>
            <w:r>
              <w:rPr>
                <w:sz w:val="16"/>
              </w:rPr>
              <w:t>RGB (Various resolutions)</w:t>
            </w:r>
          </w:p>
        </w:tc>
        <w:tc>
          <w:tcPr>
            <w:tcW w:type="dxa" w:w="1560"/>
            <w:shd w:fill="FFFFFF"/>
            <w:tcMar>
              <w:top w:w="35" w:type="dxa"/>
              <w:bottom w:w="35" w:type="dxa"/>
              <w:left w:w="45" w:type="dxa"/>
              <w:right w:w="45" w:type="dxa"/>
            </w:tcMar>
          </w:tcPr>
          <w:p>
            <w:r>
              <w:rPr>
                <w:sz w:val="16"/>
              </w:rPr>
              <w:t>390 images (700 rejected duplicates)</w:t>
            </w:r>
          </w:p>
        </w:tc>
        <w:tc>
          <w:tcPr>
            <w:tcW w:type="dxa" w:w="1560"/>
            <w:shd w:fill="FFFFFF"/>
            <w:tcMar>
              <w:top w:w="35" w:type="dxa"/>
              <w:bottom w:w="35" w:type="dxa"/>
              <w:left w:w="45" w:type="dxa"/>
              <w:right w:w="45" w:type="dxa"/>
            </w:tcMar>
          </w:tcPr>
          <w:p>
            <w:r>
              <w:rPr>
                <w:sz w:val="16"/>
              </w:rPr>
              <w:t>Normal Road, Potholes</w:t>
            </w:r>
          </w:p>
        </w:tc>
        <w:tc>
          <w:tcPr>
            <w:tcW w:type="dxa" w:w="1560"/>
            <w:shd w:fill="FFFFFF"/>
            <w:tcMar>
              <w:top w:w="35" w:type="dxa"/>
              <w:bottom w:w="35" w:type="dxa"/>
              <w:left w:w="45" w:type="dxa"/>
              <w:right w:w="45" w:type="dxa"/>
            </w:tcMar>
          </w:tcPr>
          <w:p>
            <w:r>
              <w:rPr>
                <w:sz w:val="16"/>
              </w:rPr>
              <w:t>High duplicate redundancy; 94% of images were identical re-uploads.</w:t>
            </w:r>
          </w:p>
        </w:tc>
        <w:tc>
          <w:tcPr>
            <w:tcW w:type="dxa" w:w="1560"/>
            <w:shd w:fill="FFFFFF"/>
            <w:tcMar>
              <w:top w:w="35" w:type="dxa"/>
              <w:bottom w:w="35" w:type="dxa"/>
              <w:left w:w="45" w:type="dxa"/>
              <w:right w:w="45" w:type="dxa"/>
            </w:tcMar>
          </w:tcPr>
          <w:p>
            <w:r>
              <w:rPr>
                <w:sz w:val="16"/>
              </w:rPr>
              <w:t>64-bit DCT perceptual hash (pHash) flagged and removed 700 duplicates (Hamming dist &lt;= 8 bits).</w:t>
            </w:r>
          </w:p>
        </w:tc>
      </w:tr>
      <w:tr>
        <w:tc>
          <w:tcPr>
            <w:tcW w:type="dxa" w:w="1560"/>
            <w:shd w:fill="F7F9FA"/>
            <w:tcMar>
              <w:top w:w="35" w:type="dxa"/>
              <w:bottom w:w="35" w:type="dxa"/>
              <w:left w:w="45" w:type="dxa"/>
              <w:right w:w="45" w:type="dxa"/>
            </w:tcMar>
          </w:tcPr>
          <w:p>
            <w:r>
              <w:rPr>
                <w:sz w:val="16"/>
              </w:rPr>
              <w:t>Kaggle Surface Concrete Cracks</w:t>
            </w:r>
          </w:p>
        </w:tc>
        <w:tc>
          <w:tcPr>
            <w:tcW w:type="dxa" w:w="1560"/>
            <w:shd w:fill="F7F9FA"/>
            <w:tcMar>
              <w:top w:w="35" w:type="dxa"/>
              <w:bottom w:w="35" w:type="dxa"/>
              <w:left w:w="45" w:type="dxa"/>
              <w:right w:w="45" w:type="dxa"/>
            </w:tcMar>
          </w:tcPr>
          <w:p>
            <w:r>
              <w:rPr>
                <w:sz w:val="16"/>
              </w:rPr>
              <w:t>Close-range RGB (227x227)</w:t>
            </w:r>
          </w:p>
        </w:tc>
        <w:tc>
          <w:tcPr>
            <w:tcW w:type="dxa" w:w="1560"/>
            <w:shd w:fill="F7F9FA"/>
            <w:tcMar>
              <w:top w:w="35" w:type="dxa"/>
              <w:bottom w:w="35" w:type="dxa"/>
              <w:left w:w="45" w:type="dxa"/>
              <w:right w:w="45" w:type="dxa"/>
            </w:tcMar>
          </w:tcPr>
          <w:p>
            <w:r>
              <w:rPr>
                <w:sz w:val="16"/>
              </w:rPr>
              <w:t>2,000 balanced images</w:t>
            </w:r>
          </w:p>
        </w:tc>
        <w:tc>
          <w:tcPr>
            <w:tcW w:type="dxa" w:w="1560"/>
            <w:shd w:fill="F7F9FA"/>
            <w:tcMar>
              <w:top w:w="35" w:type="dxa"/>
              <w:bottom w:w="35" w:type="dxa"/>
              <w:left w:w="45" w:type="dxa"/>
              <w:right w:w="45" w:type="dxa"/>
            </w:tcMar>
          </w:tcPr>
          <w:p>
            <w:r>
              <w:rPr>
                <w:sz w:val="16"/>
              </w:rPr>
              <w:t>Micro crack texture</w:t>
            </w:r>
          </w:p>
        </w:tc>
        <w:tc>
          <w:tcPr>
            <w:tcW w:type="dxa" w:w="1560"/>
            <w:shd w:fill="F7F9FA"/>
            <w:tcMar>
              <w:top w:w="35" w:type="dxa"/>
              <w:bottom w:w="35" w:type="dxa"/>
              <w:left w:w="45" w:type="dxa"/>
              <w:right w:w="45" w:type="dxa"/>
            </w:tcMar>
          </w:tcPr>
          <w:p>
            <w:r>
              <w:rPr>
                <w:sz w:val="16"/>
              </w:rPr>
              <w:t>Close-range concrete surfaces, not open asphalt road scenes.</w:t>
            </w:r>
          </w:p>
        </w:tc>
        <w:tc>
          <w:tcPr>
            <w:tcW w:type="dxa" w:w="1560"/>
            <w:shd w:fill="F7F9FA"/>
            <w:tcMar>
              <w:top w:w="35" w:type="dxa"/>
              <w:bottom w:w="35" w:type="dxa"/>
              <w:left w:w="45" w:type="dxa"/>
              <w:right w:w="45" w:type="dxa"/>
            </w:tcMar>
          </w:tcPr>
          <w:p>
            <w:r>
              <w:rPr>
                <w:sz w:val="16"/>
              </w:rPr>
              <w:t>Cataloged with domain='concrete'; down-weighted in fusion to avoid confusing asphalt texture.</w:t>
            </w:r>
          </w:p>
        </w:tc>
      </w:tr>
      <w:tr>
        <w:tc>
          <w:tcPr>
            <w:tcW w:type="dxa" w:w="1560"/>
            <w:shd w:fill="FFFFFF"/>
            <w:tcMar>
              <w:top w:w="35" w:type="dxa"/>
              <w:bottom w:w="35" w:type="dxa"/>
              <w:left w:w="45" w:type="dxa"/>
              <w:right w:w="45" w:type="dxa"/>
            </w:tcMar>
          </w:tcPr>
          <w:p>
            <w:r>
              <w:rPr>
                <w:sz w:val="16"/>
              </w:rPr>
              <w:t>CRACK500 (Yang et al.)</w:t>
            </w:r>
          </w:p>
        </w:tc>
        <w:tc>
          <w:tcPr>
            <w:tcW w:type="dxa" w:w="1560"/>
            <w:shd w:fill="FFFFFF"/>
            <w:tcMar>
              <w:top w:w="35" w:type="dxa"/>
              <w:bottom w:w="35" w:type="dxa"/>
              <w:left w:w="45" w:type="dxa"/>
              <w:right w:w="45" w:type="dxa"/>
            </w:tcMar>
          </w:tcPr>
          <w:p>
            <w:r>
              <w:rPr>
                <w:sz w:val="16"/>
              </w:rPr>
              <w:t>Pavement RGB (2000x1500)</w:t>
            </w:r>
          </w:p>
        </w:tc>
        <w:tc>
          <w:tcPr>
            <w:tcW w:type="dxa" w:w="1560"/>
            <w:shd w:fill="FFFFFF"/>
            <w:tcMar>
              <w:top w:w="35" w:type="dxa"/>
              <w:bottom w:w="35" w:type="dxa"/>
              <w:left w:w="45" w:type="dxa"/>
              <w:right w:w="45" w:type="dxa"/>
            </w:tcMar>
          </w:tcPr>
          <w:p>
            <w:r>
              <w:rPr>
                <w:sz w:val="16"/>
              </w:rPr>
              <w:t>500 high-res photos</w:t>
            </w:r>
          </w:p>
        </w:tc>
        <w:tc>
          <w:tcPr>
            <w:tcW w:type="dxa" w:w="1560"/>
            <w:shd w:fill="FFFFFF"/>
            <w:tcMar>
              <w:top w:w="35" w:type="dxa"/>
              <w:bottom w:w="35" w:type="dxa"/>
              <w:left w:w="45" w:type="dxa"/>
              <w:right w:w="45" w:type="dxa"/>
            </w:tcMar>
          </w:tcPr>
          <w:p>
            <w:r>
              <w:rPr>
                <w:sz w:val="16"/>
              </w:rPr>
              <w:t>Severe fatigue and alligator cracking</w:t>
            </w:r>
          </w:p>
        </w:tc>
        <w:tc>
          <w:tcPr>
            <w:tcW w:type="dxa" w:w="1560"/>
            <w:shd w:fill="FFFFFF"/>
            <w:tcMar>
              <w:top w:w="35" w:type="dxa"/>
              <w:bottom w:w="35" w:type="dxa"/>
              <w:left w:w="45" w:type="dxa"/>
              <w:right w:w="45" w:type="dxa"/>
            </w:tcMar>
          </w:tcPr>
          <w:p>
            <w:r>
              <w:rPr>
                <w:sz w:val="16"/>
              </w:rPr>
              <w:t>Uniform laboratory lighting; lacks shadows or wet road reflections.</w:t>
            </w:r>
          </w:p>
        </w:tc>
        <w:tc>
          <w:tcPr>
            <w:tcW w:type="dxa" w:w="1560"/>
            <w:shd w:fill="FFFFFF"/>
            <w:tcMar>
              <w:top w:w="35" w:type="dxa"/>
              <w:bottom w:w="35" w:type="dxa"/>
              <w:left w:w="45" w:type="dxa"/>
              <w:right w:w="45" w:type="dxa"/>
            </w:tcMar>
          </w:tcPr>
          <w:p>
            <w:r>
              <w:rPr>
                <w:sz w:val="16"/>
              </w:rPr>
              <w:t>Cropped to 640x480; CLAHE adaptive contrast applied; used to benchmark alligator crack edges.</w:t>
            </w:r>
          </w:p>
        </w:tc>
      </w:tr>
      <w:tr>
        <w:tc>
          <w:tcPr>
            <w:tcW w:type="dxa" w:w="1560"/>
            <w:shd w:fill="F7F9FA"/>
            <w:tcMar>
              <w:top w:w="35" w:type="dxa"/>
              <w:bottom w:w="35" w:type="dxa"/>
              <w:left w:w="45" w:type="dxa"/>
              <w:right w:w="45" w:type="dxa"/>
            </w:tcMar>
          </w:tcPr>
          <w:p>
            <w:r>
              <w:rPr>
                <w:sz w:val="16"/>
              </w:rPr>
              <w:t>Urban Hazard Set (Wikimedia / Geograph)</w:t>
            </w:r>
          </w:p>
        </w:tc>
        <w:tc>
          <w:tcPr>
            <w:tcW w:type="dxa" w:w="1560"/>
            <w:shd w:fill="F7F9FA"/>
            <w:tcMar>
              <w:top w:w="35" w:type="dxa"/>
              <w:bottom w:w="35" w:type="dxa"/>
              <w:left w:w="45" w:type="dxa"/>
              <w:right w:w="45" w:type="dxa"/>
            </w:tcMar>
          </w:tcPr>
          <w:p>
            <w:r>
              <w:rPr>
                <w:sz w:val="16"/>
              </w:rPr>
              <w:t>Field Telephoto RGB</w:t>
            </w:r>
          </w:p>
        </w:tc>
        <w:tc>
          <w:tcPr>
            <w:tcW w:type="dxa" w:w="1560"/>
            <w:shd w:fill="F7F9FA"/>
            <w:tcMar>
              <w:top w:w="35" w:type="dxa"/>
              <w:bottom w:w="35" w:type="dxa"/>
              <w:left w:w="45" w:type="dxa"/>
              <w:right w:w="45" w:type="dxa"/>
            </w:tcMar>
          </w:tcPr>
          <w:p>
            <w:r>
              <w:rPr>
                <w:sz w:val="16"/>
              </w:rPr>
              <w:t>67 curated images (14/19/20/14)</w:t>
            </w:r>
          </w:p>
        </w:tc>
        <w:tc>
          <w:tcPr>
            <w:tcW w:type="dxa" w:w="1560"/>
            <w:shd w:fill="F7F9FA"/>
            <w:tcMar>
              <w:top w:w="35" w:type="dxa"/>
              <w:bottom w:w="35" w:type="dxa"/>
              <w:left w:w="45" w:type="dxa"/>
              <w:right w:w="45" w:type="dxa"/>
            </w:tcMar>
          </w:tcPr>
          <w:p>
            <w:r>
              <w:rPr>
                <w:sz w:val="16"/>
              </w:rPr>
              <w:t>Waterlogging, Missing Zebra, Missing Divider, Damaged Signs</w:t>
            </w:r>
          </w:p>
        </w:tc>
        <w:tc>
          <w:tcPr>
            <w:tcW w:type="dxa" w:w="1560"/>
            <w:shd w:fill="F7F9FA"/>
            <w:tcMar>
              <w:top w:w="35" w:type="dxa"/>
              <w:bottom w:w="35" w:type="dxa"/>
              <w:left w:w="45" w:type="dxa"/>
              <w:right w:w="45" w:type="dxa"/>
            </w:tcMar>
          </w:tcPr>
          <w:p>
            <w:r>
              <w:rPr>
                <w:sz w:val="16"/>
              </w:rPr>
              <w:t>Extreme real-world scarcity; small sample size yields sensitive F1 scores.</w:t>
            </w:r>
          </w:p>
        </w:tc>
        <w:tc>
          <w:tcPr>
            <w:tcW w:type="dxa" w:w="1560"/>
            <w:shd w:fill="F7F9FA"/>
            <w:tcMar>
              <w:top w:w="35" w:type="dxa"/>
              <w:bottom w:w="35" w:type="dxa"/>
              <w:left w:w="45" w:type="dxa"/>
              <w:right w:w="45" w:type="dxa"/>
            </w:tcMar>
          </w:tcPr>
          <w:p>
            <w:r>
              <w:rPr>
                <w:sz w:val="16"/>
              </w:rPr>
              <w:t>Manually audited and cleaned; 299 intact road signs incorrectly filed as 'damaged' were removed.</w:t>
            </w:r>
          </w:p>
        </w:tc>
      </w:tr>
      <w:tr>
        <w:tc>
          <w:tcPr>
            <w:tcW w:type="dxa" w:w="1560"/>
            <w:shd w:fill="FFFFFF"/>
            <w:tcMar>
              <w:top w:w="35" w:type="dxa"/>
              <w:bottom w:w="35" w:type="dxa"/>
              <w:left w:w="45" w:type="dxa"/>
              <w:right w:w="45" w:type="dxa"/>
            </w:tcMar>
          </w:tcPr>
          <w:p>
            <w:r>
              <w:rPr>
                <w:sz w:val="16"/>
              </w:rPr>
              <w:t>Tri-Axial IMU Telemetry (Sensor Suite)</w:t>
            </w:r>
          </w:p>
        </w:tc>
        <w:tc>
          <w:tcPr>
            <w:tcW w:type="dxa" w:w="1560"/>
            <w:shd w:fill="FFFFFF"/>
            <w:tcMar>
              <w:top w:w="35" w:type="dxa"/>
              <w:bottom w:w="35" w:type="dxa"/>
              <w:left w:w="45" w:type="dxa"/>
              <w:right w:w="45" w:type="dxa"/>
            </w:tcMar>
          </w:tcPr>
          <w:p>
            <w:r>
              <w:rPr>
                <w:sz w:val="16"/>
              </w:rPr>
              <w:t>100 Hz 3-Axis Accelerometer</w:t>
            </w:r>
          </w:p>
        </w:tc>
        <w:tc>
          <w:tcPr>
            <w:tcW w:type="dxa" w:w="1560"/>
            <w:shd w:fill="FFFFFF"/>
            <w:tcMar>
              <w:top w:w="35" w:type="dxa"/>
              <w:bottom w:w="35" w:type="dxa"/>
              <w:left w:w="45" w:type="dxa"/>
              <w:right w:w="45" w:type="dxa"/>
            </w:tcMar>
          </w:tcPr>
          <w:p>
            <w:del w:id="9009" w:author="Claude (fact-check vs repository)" w:date="2026-10-02T00:00:00Z">
              <w:r>
                <w:rPr>
                  <w:sz w:val="16"/>
                </w:rPr>
                <w:delText xml:space="preserve">15,000 temporal windows (1.0 s)</w:delText>
              </w:r>
            </w:del>
            <w:ins w:id="9010" w:author="Claude (fact-check vs repository)" w:date="2026-10-02T00:00:00Z">
              <w:r>
                <w:rPr>
                  <w:sz w:val="16"/>
                </w:rPr>
                <w:t xml:space="preserve">852 windows (1.0 s) from 10 real drive logs, 205,491 samples</w:t>
              </w:r>
            </w:ins>
          </w:p>
        </w:tc>
        <w:tc>
          <w:tcPr>
            <w:tcW w:type="dxa" w:w="1560"/>
            <w:shd w:fill="FFFFFF"/>
            <w:tcMar>
              <w:top w:w="35" w:type="dxa"/>
              <w:bottom w:w="35" w:type="dxa"/>
              <w:left w:w="45" w:type="dxa"/>
              <w:right w:w="45" w:type="dxa"/>
            </w:tcMar>
          </w:tcPr>
          <w:p>
            <w:del w:id="9011" w:author="Claude (fact-check vs repository)" w:date="2026-10-02T00:00:00Z">
              <w:r>
                <w:rPr>
                  <w:sz w:val="16"/>
                </w:rPr>
                <w:delText xml:space="preserve">Smooth Road, Pothole Shock, Speed Breaker, Expansion Joint</w:delText>
              </w:r>
            </w:del>
            <w:ins w:id="9012" w:author="Claude (fact-check vs repository)" w:date="2026-10-02T00:00:00Z">
              <w:r>
                <w:rPr>
                  <w:sz w:val="16"/>
                </w:rPr>
                <w:t xml:space="preserve">Smooth Asphalt, Expansion Joint, Rumble Strip / Speed Breaker, Pothole Impact</w:t>
              </w:r>
            </w:ins>
          </w:p>
        </w:tc>
        <w:tc>
          <w:tcPr>
            <w:tcW w:type="dxa" w:w="1560"/>
            <w:shd w:fill="FFFFFF"/>
            <w:tcMar>
              <w:top w:w="35" w:type="dxa"/>
              <w:bottom w:w="35" w:type="dxa"/>
              <w:left w:w="45" w:type="dxa"/>
              <w:right w:w="45" w:type="dxa"/>
            </w:tcMar>
          </w:tcPr>
          <w:p>
            <w:del w:id="9013" w:author="Claude (fact-check vs repository)" w:date="2026-10-02T00:00:00Z">
              <w:r>
                <w:rPr>
                  <w:sz w:val="16"/>
                </w:rPr>
                <w:delText xml:space="preserve">Current telemetry is simulated using vehicle spring-mass-damper dynamics.</w:delText>
              </w:r>
            </w:del>
            <w:ins w:id="9014" w:author="Claude (fact-check vs repository)" w:date="2026-10-02T00:00:00Z">
              <w:r>
                <w:rPr>
                  <w:sz w:val="16"/>
                </w:rPr>
                <w:t xml:space="preserve">Real field recordings from Indian road drives, but a small set (10 logs, one project) rather than a bus fleet; split by time block between training and validation.</w:t>
              </w:r>
            </w:ins>
          </w:p>
        </w:tc>
        <w:tc>
          <w:tcPr>
            <w:tcW w:type="dxa" w:w="1560"/>
            <w:shd w:fill="FFFFFF"/>
            <w:tcMar>
              <w:top w:w="35" w:type="dxa"/>
              <w:bottom w:w="35" w:type="dxa"/>
              <w:left w:w="45" w:type="dxa"/>
              <w:right w:w="45" w:type="dxa"/>
            </w:tcMar>
          </w:tcPr>
          <w:p>
            <w:r>
              <w:rPr>
                <w:sz w:val="16"/>
              </w:rPr>
              <w:t>Extracted FFT spectral power, crest factor, and peak acceleration to train the M4 shock model.</w:t>
            </w:r>
          </w:p>
        </w:tc>
      </w:tr>
    </w:tbl>
    <w:p>
      <w:pPr>
        <w:keepNext/>
        <w:spacing w:before="260" w:after="60"/>
      </w:pPr>
      <w:r>
        <w:rPr>
          <w:b/>
          <w:color w:val="003366"/>
          <w:sz w:val="24"/>
        </w:rPr>
        <w:t>6. Project Feasibility Assessment: -</w:t>
      </w:r>
    </w:p>
    <w:p>
      <w:pPr>
        <w:pStyle w:val="ListBullet"/>
        <w:spacing w:after="50"/>
      </w:pPr>
      <w:r>
        <w:rPr>
          <w:b/>
        </w:rPr>
        <w:t xml:space="preserve">6.1 Technical Feasibility: </w:t>
      </w:r>
      <w:r>
        <w:t xml:space="preserve">Our models run on standard vehicle CPUs using ONNX Runtime, </w:t>
      </w:r>
      <w:del w:id="9015" w:author="Claude (fact-check vs repository)" w:date="2026-10-02T00:00:00Z">
        <w:r>
          <w:delText xml:space="preserve">completing an entire inference cycle in 76 ms without needing an expensive, power-hungry GPU.</w:delText>
        </w:r>
      </w:del>
      <w:ins w:id="9016" w:author="Claude (fact-check vs repository)" w:date="2026-10-02T00:00:00Z">
        <w:r>
          <w:t xml:space="preserve">classifying an image in about 30 ms without needing an expensive, power-hungry GPU; the full pipeline including pixel segmentation takes 1.7–2.4 s on a single-core machine.</w:t>
        </w:r>
      </w:ins>
    </w:p>
    <w:p>
      <w:pPr>
        <w:pStyle w:val="ListBullet"/>
        <w:spacing w:after="50"/>
      </w:pPr>
      <w:r>
        <w:rPr>
          <w:b/>
        </w:rPr>
        <w:t xml:space="preserve">6.2 Operational Feasibility: </w:t>
      </w:r>
      <w:r>
        <w:t>We attach sensors to buses that run anyway. Drivers do not have to touch the system, and routes do not change. Everything operates autonomously in the background.</w:t>
      </w:r>
    </w:p>
    <w:p>
      <w:pPr>
        <w:pStyle w:val="ListBullet"/>
        <w:spacing w:after="50"/>
      </w:pPr>
      <w:r>
        <w:rPr>
          <w:b/>
        </w:rPr>
        <w:t xml:space="preserve">6.3 Economic Feasibility: </w:t>
      </w:r>
      <w:r>
        <w:t>A single commercial laser van costs upwards of ₹1.5 crore ($150,000+). ROAD-SHIELD uses a standard dashcam and an MPU-6050 board costing less than ₹15,000 per bus, cutting equipment costs by over 95%.</w:t>
      </w:r>
    </w:p>
    <w:p>
      <w:pPr>
        <w:pStyle w:val="ListBullet"/>
        <w:spacing w:after="50"/>
      </w:pPr>
      <w:r>
        <w:rPr>
          <w:b/>
        </w:rPr>
        <w:t xml:space="preserve">6.4 Legal &amp; Privacy Feasibility: </w:t>
      </w:r>
      <w:r>
        <w:t>Faces and civilian license plates are blurred on the bus before any data leaves, satisfying the DPDP Act 2023. Meanwhile, SHA-256 digital seals on work orders provide tamper-proof evidence for legal accountability.</w:t>
      </w:r>
    </w:p>
    <w:p>
      <w:pPr>
        <w:keepNext/>
        <w:spacing w:before="260" w:after="60"/>
      </w:pPr>
      <w:r>
        <w:rPr>
          <w:b/>
          <w:color w:val="003366"/>
          <w:sz w:val="24"/>
        </w:rPr>
        <w:t>7. Preprocessing Techniques &amp; Feature Engineering: -</w:t>
      </w:r>
    </w:p>
    <w:p>
      <w:r>
        <w:t>Because our system runs on an edge computer inside a moving bus, our preprocessing steps are designed to be fast and lightweight:</w:t>
      </w:r>
    </w:p>
    <w:p>
      <w:pPr>
        <w:pStyle w:val="ListBullet"/>
        <w:spacing w:after="50"/>
      </w:pPr>
      <w:r>
        <w:rPr>
          <w:b/>
        </w:rPr>
        <w:t xml:space="preserve">7.1 Standardizing Frame Dimensions: </w:t>
      </w:r>
      <w:r>
        <w:t>All incoming video frames are converted to 640x480 pixels and normalized with ImageNet mean and variance channel values.</w:t>
      </w:r>
    </w:p>
    <w:p>
      <w:pPr>
        <w:pStyle w:val="ListBullet"/>
        <w:spacing w:after="50"/>
      </w:pPr>
      <w:r>
        <w:rPr>
          <w:b/>
        </w:rPr>
        <w:t xml:space="preserve">7.2 Asphalt-Texture Gatekeeper: </w:t>
      </w:r>
      <w:r>
        <w:t>There is no point running deep models when the camera sees sky, rain wipers, or the back of a truck. We calculate the Laplacian variance across the road portion of the frame. If the variance is below 42.5, the frame is flagged as non-road and skipped immediately, saving CPU power.</w:t>
      </w:r>
    </w:p>
    <w:p>
      <w:pPr>
        <w:pStyle w:val="ListBullet"/>
        <w:spacing w:after="50"/>
      </w:pPr>
      <w:r>
        <w:rPr>
          <w:b/>
        </w:rPr>
        <w:t xml:space="preserve">7.3 Inverse Perspective Mapping (IPM) Homography: </w:t>
      </w:r>
      <w:r>
        <w:t>Road cameras look forward at an angle, making nearby potholes look huge and distant ones look tiny. Using our camera height (2.45 m) and mounting pitch angle, we apply a 3x3 homography matrix H to warp perspective pixels into an orthographic bird's-eye grid, giving us true square meters of damage.</w:t>
      </w:r>
    </w:p>
    <w:p>
      <w:pPr>
        <w:pStyle w:val="ListBullet"/>
        <w:spacing w:after="50"/>
      </w:pPr>
      <w:r>
        <w:rPr>
          <w:b/>
        </w:rPr>
        <w:t xml:space="preserve">7.4 100 Hz Accelerometer Bandpass Filtering: </w:t>
      </w:r>
      <w:r>
        <w:t>Raw vertical acceleration has constant 1.0g gravity and engine vibration mixed in. We run it through a 4th-order Butterworth bandpass filter (0.5 Hz to 25 Hz). This removes static gravity tilt and engine buzz, leaving only real road shock spikes.</w:t>
      </w:r>
    </w:p>
    <w:p>
      <w:pPr>
        <w:pStyle w:val="ListBullet"/>
        <w:spacing w:after="50"/>
      </w:pPr>
      <w:r>
        <w:rPr>
          <w:b/>
        </w:rPr>
        <w:t xml:space="preserve">7.5 DPDP Act 2023 Privacy Blurring: </w:t>
      </w:r>
      <w:r>
        <w:t>An on-device face and plate detection pass applies a 15x15 Gaussian blur over pedestrians and nearby cars. The edge device only transmits an encrypted JSON packet under 1 KB per event, never raw video.</w:t>
      </w:r>
    </w:p>
    <w:p>
      <w:pPr>
        <w:keepNext/>
        <w:spacing w:before="260" w:after="60"/>
      </w:pPr>
      <w:r>
        <w:rPr>
          <w:b/>
          <w:color w:val="003366"/>
          <w:sz w:val="24"/>
        </w:rPr>
        <w:t>8. Proposed Methodology &amp; Complete Framework: -</w:t>
      </w:r>
    </w:p>
    <w:p>
      <w:r>
        <w:t>ROAD-SHIELD processes sensor data through an eleven-stage pipeline connecting on-vehicle sensing with the municipal GIS center:</w:t>
      </w:r>
    </w:p>
    <w:p>
      <w:pPr>
        <w:pStyle w:val="ListBullet"/>
        <w:spacing w:after="50"/>
      </w:pPr>
      <w:r>
        <w:rPr>
          <w:b/>
        </w:rPr>
        <w:t xml:space="preserve">Stage 1: Optical Frame Decoding: </w:t>
      </w:r>
      <w:r>
        <w:t>Standardizes incoming dashcam frames to 640x480 resolution.</w:t>
      </w:r>
    </w:p>
    <w:p>
      <w:pPr>
        <w:pStyle w:val="ListBullet"/>
        <w:spacing w:after="50"/>
      </w:pPr>
      <w:r>
        <w:rPr>
          <w:b/>
        </w:rPr>
        <w:t xml:space="preserve">Stage 2: Asphalt-Texture Gatekeeper: </w:t>
      </w:r>
      <w:r>
        <w:t>Calculates Laplacian variance and filters out frames that do not depict a road surface.</w:t>
      </w:r>
    </w:p>
    <w:p>
      <w:pPr>
        <w:pStyle w:val="ListBullet"/>
        <w:spacing w:after="50"/>
      </w:pPr>
      <w:r>
        <w:rPr>
          <w:b/>
        </w:rPr>
        <w:t xml:space="preserve">Stage 3: Defect Proposal Region Isolation: </w:t>
      </w:r>
      <w:r>
        <w:t>Finds candidate distress patches using spatial saliency and grid clustering.</w:t>
      </w:r>
    </w:p>
    <w:p>
      <w:pPr>
        <w:pStyle w:val="ListBullet"/>
        <w:spacing w:after="50"/>
      </w:pPr>
      <w:r>
        <w:rPr>
          <w:b/>
        </w:rPr>
        <w:t xml:space="preserve">Stage 4: VisionDistressNet Classification: </w:t>
      </w:r>
      <w:del w:id="9017" w:author="Claude (fact-check vs repository)" w:date="2026-10-02T00:00:00Z">
        <w:r>
          <w:delText xml:space="preserve">Extracts 1000-d embeddings with frozen ResNet-50; a balanced logistic head predicts across 9 distress classes.</w:delText>
        </w:r>
      </w:del>
      <w:ins w:id="9018" w:author="Claude (fact-check vs repository)" w:date="2026-10-02T00:00:00Z">
        <w:r>
          <w:t xml:space="preserve">Extracts 1000-d embeddings with a frozen ImageNet CNN (MobileNetV2 served; ResNet-50 as the larger configuration), averaging each image with its mirror; a soft-voting ensemble (SVC, logistic regression, MLP) chosen by grouped cross-validation predicts across 7 distress classes.</w:t>
        </w:r>
      </w:ins>
    </w:p>
    <w:p>
      <w:pPr>
        <w:pStyle w:val="ListBullet"/>
        <w:spacing w:after="50"/>
      </w:pPr>
      <w:r>
        <w:rPr>
          <w:b/>
        </w:rPr>
        <w:t xml:space="preserve">Stage 5: IPM Homography Defect Sizing: </w:t>
      </w:r>
      <w:r>
        <w:t>Converts candidate pixel regions into real metric area (m^2) and cavity depth (cm).</w:t>
      </w:r>
    </w:p>
    <w:p>
      <w:pPr>
        <w:pStyle w:val="ListBullet"/>
        <w:spacing w:after="50"/>
      </w:pPr>
      <w:r>
        <w:rPr>
          <w:b/>
        </w:rPr>
        <w:t xml:space="preserve">Stage 6: 100 Hz IMU Window Sync: </w:t>
      </w:r>
      <w:r>
        <w:t>Extracts the matching 1.0-second tri-axial accelerometer buffer from the MPU-6050.</w:t>
      </w:r>
    </w:p>
    <w:p>
      <w:pPr>
        <w:pStyle w:val="ListBullet"/>
        <w:spacing w:after="50"/>
      </w:pPr>
      <w:r>
        <w:rPr>
          <w:b/>
        </w:rPr>
        <w:t xml:space="preserve">Stage 7: Bayesian Dual-Sensor Fusion Gate: </w:t>
      </w:r>
      <w:r>
        <w:t>Calculates posterior defect probability: P(Defect|Vision, Shock) = [P(Shock|Defect)*P(Defect|Vision)] / P(Evidence). If an image shows a dark patch but the accelerometer felt zero shock, confidence drops, preventing false alarms from harmless shadows or oil spills.</w:t>
      </w:r>
    </w:p>
    <w:p>
      <w:pPr>
        <w:pStyle w:val="ListBullet"/>
        <w:spacing w:after="50"/>
      </w:pPr>
      <w:r>
        <w:rPr>
          <w:b/>
        </w:rPr>
        <w:t xml:space="preserve">Stage 8: ASTM D6433 PCI Regression: </w:t>
      </w:r>
      <w:r>
        <w:t>Matches defect type, severity, and density against ASTM D6433 deduct curves to compute a continuous 0 to 100 condition score.</w:t>
      </w:r>
    </w:p>
    <w:p>
      <w:pPr>
        <w:pStyle w:val="ListBullet"/>
        <w:spacing w:after="50"/>
      </w:pPr>
      <w:r>
        <w:rPr>
          <w:b/>
        </w:rPr>
        <w:t xml:space="preserve">Stage 9: 180-Day Monsoon Deterioration Forecaster: </w:t>
      </w:r>
      <w:r>
        <w:t>Projects future structural decay over 30, 60, 90, and 180 days based on seasonal rainfall and daily bus axle loads (ESALs).</w:t>
      </w:r>
    </w:p>
    <w:p>
      <w:pPr>
        <w:pStyle w:val="ListBullet"/>
        <w:spacing w:after="50"/>
      </w:pPr>
      <w:r>
        <w:rPr>
          <w:b/>
        </w:rPr>
        <w:t xml:space="preserve">Stage 10: MoRTH Section 500 Civil Costing: </w:t>
      </w:r>
      <w:r>
        <w:t xml:space="preserve">Calculates required repair materials: </w:t>
      </w:r>
      <w:del w:id="9019" w:author="Claude (fact-check vs repository)" w:date="2026-10-02T00:00:00Z">
        <w:r>
          <w:delText xml:space="preserve">Bitumen Mass (tons) = Area (m^2) * Depth (m) * 2.4 t/m^3 * 1.08 waste factor</w:delText>
        </w:r>
      </w:del>
      <w:ins w:id="9020" w:author="Claude (fact-check vs repository)" w:date="2026-10-02T00:00:00Z">
        <w:r>
          <w:t xml:space="preserve">Bitumen Mass (tons) = Area (m^2) * Depth (m) * mix density (DBM 2.40, BC 2.35, cold mix 2.20 t/m^3) * 1.15 compaction margin</w:t>
        </w:r>
      </w:ins>
      <w:r>
        <w:t xml:space="preserve">, computing exact bitumen and labor repair budgets in INR.</w:t>
      </w:r>
    </w:p>
    <w:p>
      <w:pPr>
        <w:pStyle w:val="ListBullet"/>
        <w:spacing w:after="50"/>
      </w:pPr>
      <w:r>
        <w:rPr>
          <w:b/>
        </w:rPr>
        <w:t xml:space="preserve">Stage 11: SHA-256 Cryptographic Sealing: </w:t>
      </w:r>
      <w:r>
        <w:t>Hashes all work order fields into an immutable SHA-256 digital signature to prevent contractor invoice manipulation.</w:t>
      </w:r>
    </w:p>
    <w:p>
      <w:r>
        <w:t>At the central server level, our Haversine spatial deduplication engine checks incoming GPS reports. If different buses report the same defect within an 8-meter radius, the system clusters them into one verified hotspot instead of dispatching duplicate repair crews.</w:t>
      </w:r>
    </w:p>
    <w:p>
      <w:pPr>
        <w:keepNext/>
        <w:spacing w:before="260" w:after="60"/>
      </w:pPr>
      <w:r>
        <w:rPr>
          <w:b/>
          <w:color w:val="003366"/>
          <w:sz w:val="24"/>
        </w:rPr>
        <w:t>9. Relevance &amp; Technical Justification of Algorithms/Techniques: -</w:t>
      </w:r>
    </w:p>
    <w:p>
      <w:r>
        <w:t>Here is why we chose our specific algorithms over other common alternatives:</w:t>
      </w:r>
    </w:p>
    <w:tbl>
      <w:tblPr>
        <w:tblW w:type="auto" w:w="0"/>
        <w:jc w:val="center"/>
        <w:tblLook w:firstColumn="1" w:firstRow="1" w:lastColumn="0" w:lastRow="0" w:noHBand="0" w:noVBand="1" w:val="04A0"/>
      </w:tblPr>
      <w:tblGrid>
        <w:gridCol w:w="2340"/>
        <w:gridCol w:w="2340"/>
        <w:gridCol w:w="2340"/>
        <w:gridCol w:w="2340"/>
      </w:tblGrid>
      <w:tr>
        <w:tc>
          <w:tcPr>
            <w:tcW w:type="dxa" w:w="2340"/>
            <w:shd w:fill="1B4F72"/>
            <w:tcMar>
              <w:top w:w="50" w:type="dxa"/>
              <w:bottom w:w="50" w:type="dxa"/>
              <w:left w:w="60" w:type="dxa"/>
              <w:right w:w="60" w:type="dxa"/>
            </w:tcMar>
          </w:tcPr>
          <w:p>
            <w:r>
              <w:rPr>
                <w:b/>
                <w:color w:val="FFFFFF"/>
                <w:sz w:val="17"/>
              </w:rPr>
              <w:t>Subsystem Component</w:t>
            </w:r>
          </w:p>
        </w:tc>
        <w:tc>
          <w:tcPr>
            <w:tcW w:type="dxa" w:w="2340"/>
            <w:shd w:fill="1B4F72"/>
            <w:tcMar>
              <w:top w:w="50" w:type="dxa"/>
              <w:bottom w:w="50" w:type="dxa"/>
              <w:left w:w="60" w:type="dxa"/>
              <w:right w:w="60" w:type="dxa"/>
            </w:tcMar>
          </w:tcPr>
          <w:p>
            <w:r>
              <w:rPr>
                <w:b/>
                <w:color w:val="FFFFFF"/>
                <w:sz w:val="17"/>
              </w:rPr>
              <w:t>Selected Technique</w:t>
            </w:r>
          </w:p>
        </w:tc>
        <w:tc>
          <w:tcPr>
            <w:tcW w:type="dxa" w:w="2340"/>
            <w:shd w:fill="1B4F72"/>
            <w:tcMar>
              <w:top w:w="50" w:type="dxa"/>
              <w:bottom w:w="50" w:type="dxa"/>
              <w:left w:w="60" w:type="dxa"/>
              <w:right w:w="60" w:type="dxa"/>
            </w:tcMar>
          </w:tcPr>
          <w:p>
            <w:r>
              <w:rPr>
                <w:b/>
                <w:color w:val="FFFFFF"/>
                <w:sz w:val="17"/>
              </w:rPr>
              <w:t>Evaluated Alternatives</w:t>
            </w:r>
          </w:p>
        </w:tc>
        <w:tc>
          <w:tcPr>
            <w:tcW w:type="dxa" w:w="2340"/>
            <w:shd w:fill="1B4F72"/>
            <w:tcMar>
              <w:top w:w="50" w:type="dxa"/>
              <w:bottom w:w="50" w:type="dxa"/>
              <w:left w:w="60" w:type="dxa"/>
              <w:right w:w="60" w:type="dxa"/>
            </w:tcMar>
          </w:tcPr>
          <w:p>
            <w:r>
              <w:rPr>
                <w:b/>
                <w:color w:val="FFFFFF"/>
                <w:sz w:val="17"/>
              </w:rPr>
              <w:t>Technical Justification &amp; Relevance</w:t>
            </w:r>
          </w:p>
        </w:tc>
      </w:tr>
      <w:tr>
        <w:tc>
          <w:tcPr>
            <w:tcW w:type="dxa" w:w="2340"/>
            <w:shd w:fill="FFFFFF"/>
            <w:tcMar>
              <w:top w:w="35" w:type="dxa"/>
              <w:bottom w:w="35" w:type="dxa"/>
              <w:left w:w="45" w:type="dxa"/>
              <w:right w:w="45" w:type="dxa"/>
            </w:tcMar>
          </w:tcPr>
          <w:p>
            <w:r>
              <w:rPr>
                <w:sz w:val="16"/>
              </w:rPr>
              <w:t>Feature Extractor</w:t>
            </w:r>
          </w:p>
        </w:tc>
        <w:tc>
          <w:tcPr>
            <w:tcW w:type="dxa" w:w="2340"/>
            <w:shd w:fill="FFFFFF"/>
            <w:tcMar>
              <w:top w:w="35" w:type="dxa"/>
              <w:bottom w:w="35" w:type="dxa"/>
              <w:left w:w="45" w:type="dxa"/>
              <w:right w:w="45" w:type="dxa"/>
            </w:tcMar>
          </w:tcPr>
          <w:p>
            <w:del w:id="9021" w:author="Claude (fact-check vs repository)" w:date="2026-10-02T00:00:00Z">
              <w:r>
                <w:rPr>
                  <w:sz w:val="16"/>
                </w:rPr>
                <w:delText xml:space="preserve">ImageNet ResNet-50 Embeddings (ONNX Runtime)</w:delText>
              </w:r>
            </w:del>
            <w:ins w:id="9022" w:author="Claude (fact-check vs repository)" w:date="2026-10-02T00:00:00Z">
              <w:r>
                <w:rPr>
                  <w:sz w:val="16"/>
                </w:rPr>
                <w:t xml:space="preserve">ImageNet MobileNetV2 Embeddings (ONNX Runtime); ResNet-50 as the larger configuration</w:t>
              </w:r>
            </w:ins>
          </w:p>
        </w:tc>
        <w:tc>
          <w:tcPr>
            <w:tcW w:type="dxa" w:w="2340"/>
            <w:shd w:fill="FFFFFF"/>
            <w:tcMar>
              <w:top w:w="35" w:type="dxa"/>
              <w:bottom w:w="35" w:type="dxa"/>
              <w:left w:w="45" w:type="dxa"/>
              <w:right w:w="45" w:type="dxa"/>
            </w:tcMar>
          </w:tcPr>
          <w:p>
            <w:r>
              <w:rPr>
                <w:sz w:val="16"/>
              </w:rPr>
              <w:t>HOG+LBP; Deep CNN trained from scratch</w:t>
            </w:r>
          </w:p>
        </w:tc>
        <w:tc>
          <w:tcPr>
            <w:tcW w:type="dxa" w:w="2340"/>
            <w:shd w:fill="FFFFFF"/>
            <w:tcMar>
              <w:top w:w="35" w:type="dxa"/>
              <w:bottom w:w="35" w:type="dxa"/>
              <w:left w:w="45" w:type="dxa"/>
              <w:right w:w="45" w:type="dxa"/>
            </w:tcMar>
          </w:tcPr>
          <w:p>
            <w:r>
              <w:rPr>
                <w:sz w:val="16"/>
              </w:rPr>
              <w:t xml:space="preserve">With ~2,400 training photos, training a 25M-parameter CNN from scratch causes severe overfitting. </w:t>
            </w:r>
            <w:del w:id="9023" w:author="Claude (fact-check vs repository)" w:date="2026-10-02T00:00:00Z">
              <w:r>
                <w:rPr>
                  <w:sz w:val="16"/>
                </w:rPr>
                <w:delText xml:space="preserve">ResNet-50 gives rich pre-trained features. It beat HOG/LBP (89.2% vs 82.6%) on the exact same split, running in 76 ms on CPU.</w:delText>
              </w:r>
            </w:del>
            <w:ins w:id="9024" w:author="Claude (fact-check vs repository)" w:date="2026-10-02T00:00:00Z">
              <w:r>
                <w:rPr>
                  <w:sz w:val="16"/>
                </w:rPr>
                <w:t xml:space="preserve">Pre-trained ImageNet features transfer well to road texture. On the identical split the CNN embeddings beat HOG/LBP (88.8% vs 79.9% accuracy), at about 30 ms per image on CPU.</w:t>
              </w:r>
            </w:ins>
          </w:p>
        </w:tc>
      </w:tr>
      <w:tr>
        <w:tc>
          <w:tcPr>
            <w:tcW w:type="dxa" w:w="2340"/>
            <w:shd w:fill="F7F9FA"/>
            <w:tcMar>
              <w:top w:w="35" w:type="dxa"/>
              <w:bottom w:w="35" w:type="dxa"/>
              <w:left w:w="45" w:type="dxa"/>
              <w:right w:w="45" w:type="dxa"/>
            </w:tcMar>
          </w:tcPr>
          <w:p>
            <w:r>
              <w:rPr>
                <w:sz w:val="16"/>
              </w:rPr>
              <w:t>Classifier Head</w:t>
            </w:r>
          </w:p>
        </w:tc>
        <w:tc>
          <w:tcPr>
            <w:tcW w:type="dxa" w:w="2340"/>
            <w:shd w:fill="F7F9FA"/>
            <w:tcMar>
              <w:top w:w="35" w:type="dxa"/>
              <w:bottom w:w="35" w:type="dxa"/>
              <w:left w:w="45" w:type="dxa"/>
              <w:right w:w="45" w:type="dxa"/>
            </w:tcMar>
          </w:tcPr>
          <w:p>
            <w:del w:id="9025" w:author="Claude (fact-check vs repository)" w:date="2026-10-02T00:00:00Z">
              <w:r>
                <w:rPr>
                  <w:sz w:val="16"/>
                </w:rPr>
                <w:delText xml:space="preserve">Class-Balanced Logistic Regression Head</w:delText>
              </w:r>
            </w:del>
            <w:ins w:id="9026" w:author="Claude (fact-check vs repository)" w:date="2026-10-02T00:00:00Z">
              <w:r>
                <w:rPr>
                  <w:sz w:val="16"/>
                </w:rPr>
                <w:t xml:space="preserve">Soft-Voting Ensemble (class-balanced SVC + logistic regression + MLP) on mirror-averaged embeddings</w:t>
              </w:r>
            </w:ins>
          </w:p>
        </w:tc>
        <w:tc>
          <w:tcPr>
            <w:tcW w:type="dxa" w:w="2340"/>
            <w:shd w:fill="F7F9FA"/>
            <w:tcMar>
              <w:top w:w="35" w:type="dxa"/>
              <w:bottom w:w="35" w:type="dxa"/>
              <w:left w:w="45" w:type="dxa"/>
              <w:right w:w="45" w:type="dxa"/>
            </w:tcMar>
          </w:tcPr>
          <w:p>
            <w:del w:id="9027" w:author="Claude (fact-check vs repository)" w:date="2026-10-02T00:00:00Z">
              <w:r>
                <w:rPr>
                  <w:sz w:val="16"/>
                </w:rPr>
                <w:delText xml:space="preserve">SVC-RBF; Multi-Layer Perceptron (MLP)</w:delText>
              </w:r>
            </w:del>
            <w:ins w:id="9028" w:author="Claude (fact-check vs repository)" w:date="2026-10-02T00:00:00Z">
              <w:r>
                <w:rPr>
                  <w:sz w:val="16"/>
                </w:rPr>
                <w:t xml:space="preserve">Each head alone; logistic regression at two regularisation strengths; SVC-RBF at three</w:t>
              </w:r>
            </w:ins>
          </w:p>
        </w:tc>
        <w:tc>
          <w:tcPr>
            <w:tcW w:type="dxa" w:w="2340"/>
            <w:shd w:fill="F7F9FA"/>
            <w:tcMar>
              <w:top w:w="35" w:type="dxa"/>
              <w:bottom w:w="35" w:type="dxa"/>
              <w:left w:w="45" w:type="dxa"/>
              <w:right w:w="45" w:type="dxa"/>
            </w:tcMar>
          </w:tcPr>
          <w:p>
            <w:del w:id="9029" w:author="Claude (fact-check vs repository)" w:date="2026-10-02T00:00:00Z">
              <w:r>
                <w:rPr>
                  <w:sz w:val="16"/>
                </w:rPr>
                <w:delText xml:space="preserve">Beat SVC-RBF (89.2% vs 86.9% accuracy).</w:delText>
              </w:r>
            </w:del>
            <w:ins w:id="9030" w:author="Claude (fact-check vs repository)" w:date="2026-10-02T00:00:00Z">
              <w:r>
                <w:rPr>
                  <w:sz w:val="16"/>
                </w:rPr>
                <w:t xml:space="preserve">Selected by 5-fold cross-validation grouped by source photograph within the training split (CV accuracy 84.9%, macro-F1 0.769, best of 13 candidates); the held-out test set was used once, to score the selected model.</w:t>
              </w:r>
            </w:ins>
            <w:r>
              <w:rPr>
                <w:sz w:val="16"/>
              </w:rPr>
              <w:t xml:space="preserve"> Balanced weighting prevents common classes from drowning out rare defect classes without needing fake synthetic images.</w:t>
            </w:r>
          </w:p>
        </w:tc>
      </w:tr>
      <w:tr>
        <w:tc>
          <w:tcPr>
            <w:tcW w:type="dxa" w:w="2340"/>
            <w:shd w:fill="FFFFFF"/>
            <w:tcMar>
              <w:top w:w="35" w:type="dxa"/>
              <w:bottom w:w="35" w:type="dxa"/>
              <w:left w:w="45" w:type="dxa"/>
              <w:right w:w="45" w:type="dxa"/>
            </w:tcMar>
          </w:tcPr>
          <w:p>
            <w:r>
              <w:rPr>
                <w:sz w:val="16"/>
              </w:rPr>
              <w:t>Sensor Fusion</w:t>
            </w:r>
          </w:p>
        </w:tc>
        <w:tc>
          <w:tcPr>
            <w:tcW w:type="dxa" w:w="2340"/>
            <w:shd w:fill="FFFFFF"/>
            <w:tcMar>
              <w:top w:w="35" w:type="dxa"/>
              <w:bottom w:w="35" w:type="dxa"/>
              <w:left w:w="45" w:type="dxa"/>
              <w:right w:w="45" w:type="dxa"/>
            </w:tcMar>
          </w:tcPr>
          <w:p>
            <w:r>
              <w:rPr>
                <w:sz w:val="16"/>
              </w:rPr>
              <w:t>Recursive Bayesian Decision Gate</w:t>
            </w:r>
          </w:p>
        </w:tc>
        <w:tc>
          <w:tcPr>
            <w:tcW w:type="dxa" w:w="2340"/>
            <w:shd w:fill="FFFFFF"/>
            <w:tcMar>
              <w:top w:w="35" w:type="dxa"/>
              <w:bottom w:w="35" w:type="dxa"/>
              <w:left w:w="45" w:type="dxa"/>
              <w:right w:w="45" w:type="dxa"/>
            </w:tcMar>
          </w:tcPr>
          <w:p>
            <w:r>
              <w:rPr>
                <w:sz w:val="16"/>
              </w:rPr>
              <w:t>Simple Weighted Average; Fixed If-Else rules</w:t>
            </w:r>
          </w:p>
        </w:tc>
        <w:tc>
          <w:tcPr>
            <w:tcW w:type="dxa" w:w="2340"/>
            <w:shd w:fill="FFFFFF"/>
            <w:tcMar>
              <w:top w:w="35" w:type="dxa"/>
              <w:bottom w:w="35" w:type="dxa"/>
              <w:left w:w="45" w:type="dxa"/>
              <w:right w:w="45" w:type="dxa"/>
            </w:tcMar>
          </w:tcPr>
          <w:p>
            <w:r>
              <w:rPr>
                <w:sz w:val="16"/>
              </w:rPr>
              <w:t>Fixed rules fail on road oddities (e.g. a speed bump causes heavy chassis shock without surface damage). Bayesian updating checks shock likelihood against visual clues, eliminating false alarms.</w:t>
            </w:r>
          </w:p>
        </w:tc>
      </w:tr>
      <w:tr>
        <w:tc>
          <w:tcPr>
            <w:tcW w:type="dxa" w:w="2340"/>
            <w:shd w:fill="F7F9FA"/>
            <w:tcMar>
              <w:top w:w="35" w:type="dxa"/>
              <w:bottom w:w="35" w:type="dxa"/>
              <w:left w:w="45" w:type="dxa"/>
              <w:right w:w="45" w:type="dxa"/>
            </w:tcMar>
          </w:tcPr>
          <w:p>
            <w:r>
              <w:rPr>
                <w:sz w:val="16"/>
              </w:rPr>
              <w:t>Dimensional Sizing</w:t>
            </w:r>
          </w:p>
        </w:tc>
        <w:tc>
          <w:tcPr>
            <w:tcW w:type="dxa" w:w="2340"/>
            <w:shd w:fill="F7F9FA"/>
            <w:tcMar>
              <w:top w:w="35" w:type="dxa"/>
              <w:bottom w:w="35" w:type="dxa"/>
              <w:left w:w="45" w:type="dxa"/>
              <w:right w:w="45" w:type="dxa"/>
            </w:tcMar>
          </w:tcPr>
          <w:p>
            <w:r>
              <w:rPr>
                <w:sz w:val="16"/>
              </w:rPr>
              <w:t>Inverse Perspective Mapping (IPM)</w:t>
            </w:r>
          </w:p>
        </w:tc>
        <w:tc>
          <w:tcPr>
            <w:tcW w:type="dxa" w:w="2340"/>
            <w:shd w:fill="F7F9FA"/>
            <w:tcMar>
              <w:top w:w="35" w:type="dxa"/>
              <w:bottom w:w="35" w:type="dxa"/>
              <w:left w:w="45" w:type="dxa"/>
              <w:right w:w="45" w:type="dxa"/>
            </w:tcMar>
          </w:tcPr>
          <w:p>
            <w:r>
              <w:rPr>
                <w:sz w:val="16"/>
              </w:rPr>
              <w:t>2D Bounding Box Area (pixel width x height)</w:t>
            </w:r>
          </w:p>
        </w:tc>
        <w:tc>
          <w:tcPr>
            <w:tcW w:type="dxa" w:w="2340"/>
            <w:shd w:fill="F7F9FA"/>
            <w:tcMar>
              <w:top w:w="35" w:type="dxa"/>
              <w:bottom w:w="35" w:type="dxa"/>
              <w:left w:w="45" w:type="dxa"/>
              <w:right w:w="45" w:type="dxa"/>
            </w:tcMar>
          </w:tcPr>
          <w:p>
            <w:r>
              <w:rPr>
                <w:sz w:val="16"/>
              </w:rPr>
              <w:t>Pixel counts shrink rapidly with distance. IPM restores real metric geometry, which is necessary to calculate real bitumen tonnage for MoRTH work orders.</w:t>
            </w:r>
          </w:p>
        </w:tc>
      </w:tr>
      <w:tr>
        <w:tc>
          <w:tcPr>
            <w:tcW w:type="dxa" w:w="2340"/>
            <w:shd w:fill="FFFFFF"/>
            <w:tcMar>
              <w:top w:w="35" w:type="dxa"/>
              <w:bottom w:w="35" w:type="dxa"/>
              <w:left w:w="45" w:type="dxa"/>
              <w:right w:w="45" w:type="dxa"/>
            </w:tcMar>
          </w:tcPr>
          <w:p>
            <w:r>
              <w:rPr>
                <w:sz w:val="16"/>
              </w:rPr>
              <w:t>Pavement Health</w:t>
            </w:r>
          </w:p>
        </w:tc>
        <w:tc>
          <w:tcPr>
            <w:tcW w:type="dxa" w:w="2340"/>
            <w:shd w:fill="FFFFFF"/>
            <w:tcMar>
              <w:top w:w="35" w:type="dxa"/>
              <w:bottom w:w="35" w:type="dxa"/>
              <w:left w:w="45" w:type="dxa"/>
              <w:right w:w="45" w:type="dxa"/>
            </w:tcMar>
          </w:tcPr>
          <w:p>
            <w:r>
              <w:rPr>
                <w:sz w:val="16"/>
              </w:rPr>
              <w:t>ASTM D6433 Deduct-Value Alignment</w:t>
            </w:r>
          </w:p>
        </w:tc>
        <w:tc>
          <w:tcPr>
            <w:tcW w:type="dxa" w:w="2340"/>
            <w:shd w:fill="FFFFFF"/>
            <w:tcMar>
              <w:top w:w="35" w:type="dxa"/>
              <w:bottom w:w="35" w:type="dxa"/>
              <w:left w:w="45" w:type="dxa"/>
              <w:right w:w="45" w:type="dxa"/>
            </w:tcMar>
          </w:tcPr>
          <w:p>
            <w:r>
              <w:rPr>
                <w:sz w:val="16"/>
              </w:rPr>
              <w:t>Arbitrary 1 to 10 scale; Uncalibrated Neural Regressor</w:t>
            </w:r>
          </w:p>
        </w:tc>
        <w:tc>
          <w:tcPr>
            <w:tcW w:type="dxa" w:w="2340"/>
            <w:shd w:fill="FFFFFF"/>
            <w:tcMar>
              <w:top w:w="35" w:type="dxa"/>
              <w:bottom w:w="35" w:type="dxa"/>
              <w:left w:w="45" w:type="dxa"/>
              <w:right w:w="45" w:type="dxa"/>
            </w:tcMar>
          </w:tcPr>
          <w:p>
            <w:r>
              <w:rPr>
                <w:sz w:val="16"/>
              </w:rPr>
              <w:t>Civil engineers and MoRTH officers do not accept arbitrary AI scores. Aligning with ASTM D6433 standards gives legal validity and connects directly with existing municipal software.</w:t>
            </w:r>
          </w:p>
        </w:tc>
      </w:tr>
      <w:tr>
        <w:tc>
          <w:tcPr>
            <w:tcW w:type="dxa" w:w="2340"/>
            <w:shd w:fill="F7F9FA"/>
            <w:tcMar>
              <w:top w:w="35" w:type="dxa"/>
              <w:bottom w:w="35" w:type="dxa"/>
              <w:left w:w="45" w:type="dxa"/>
              <w:right w:w="45" w:type="dxa"/>
            </w:tcMar>
          </w:tcPr>
          <w:p>
            <w:r>
              <w:rPr>
                <w:sz w:val="16"/>
              </w:rPr>
              <w:t>Spatial Deduplication</w:t>
            </w:r>
          </w:p>
        </w:tc>
        <w:tc>
          <w:tcPr>
            <w:tcW w:type="dxa" w:w="2340"/>
            <w:shd w:fill="F7F9FA"/>
            <w:tcMar>
              <w:top w:w="35" w:type="dxa"/>
              <w:bottom w:w="35" w:type="dxa"/>
              <w:left w:w="45" w:type="dxa"/>
              <w:right w:w="45" w:type="dxa"/>
            </w:tcMar>
          </w:tcPr>
          <w:p>
            <w:r>
              <w:rPr>
                <w:sz w:val="16"/>
              </w:rPr>
              <w:t>Haversine Great-Circle Clustering (8 m)</w:t>
            </w:r>
          </w:p>
        </w:tc>
        <w:tc>
          <w:tcPr>
            <w:tcW w:type="dxa" w:w="2340"/>
            <w:shd w:fill="F7F9FA"/>
            <w:tcMar>
              <w:top w:w="35" w:type="dxa"/>
              <w:bottom w:w="35" w:type="dxa"/>
              <w:left w:w="45" w:type="dxa"/>
              <w:right w:w="45" w:type="dxa"/>
            </w:tcMar>
          </w:tcPr>
          <w:p>
            <w:r>
              <w:rPr>
                <w:sz w:val="16"/>
              </w:rPr>
              <w:t>Exact GPS coordinate match; Euclidean grid</w:t>
            </w:r>
          </w:p>
        </w:tc>
        <w:tc>
          <w:tcPr>
            <w:tcW w:type="dxa" w:w="2340"/>
            <w:shd w:fill="F7F9FA"/>
            <w:tcMar>
              <w:top w:w="35" w:type="dxa"/>
              <w:bottom w:w="35" w:type="dxa"/>
              <w:left w:w="45" w:type="dxa"/>
              <w:right w:w="45" w:type="dxa"/>
            </w:tcMar>
          </w:tcPr>
          <w:p>
            <w:r>
              <w:rPr>
                <w:sz w:val="16"/>
              </w:rPr>
              <w:t>GPS receivers drift 3 to 5 meters in urban street canyons. Haversine clustering handles Earth curvature and GPS jitter, preventing multiple tickets for the same pothole.</w:t>
            </w:r>
          </w:p>
        </w:tc>
      </w:tr>
      <w:tr>
        <w:tc>
          <w:tcPr>
            <w:tcW w:type="dxa" w:w="2340"/>
            <w:shd w:fill="FFFFFF"/>
            <w:tcMar>
              <w:top w:w="35" w:type="dxa"/>
              <w:bottom w:w="35" w:type="dxa"/>
              <w:left w:w="45" w:type="dxa"/>
              <w:right w:w="45" w:type="dxa"/>
            </w:tcMar>
          </w:tcPr>
          <w:p>
            <w:r>
              <w:rPr>
                <w:sz w:val="16"/>
              </w:rPr>
              <w:t>Integrity &amp; Auditing</w:t>
            </w:r>
          </w:p>
        </w:tc>
        <w:tc>
          <w:tcPr>
            <w:tcW w:type="dxa" w:w="2340"/>
            <w:shd w:fill="FFFFFF"/>
            <w:tcMar>
              <w:top w:w="35" w:type="dxa"/>
              <w:bottom w:w="35" w:type="dxa"/>
              <w:left w:w="45" w:type="dxa"/>
              <w:right w:w="45" w:type="dxa"/>
            </w:tcMar>
          </w:tcPr>
          <w:p>
            <w:r>
              <w:rPr>
                <w:sz w:val="16"/>
              </w:rPr>
              <w:t>SHA-256 Digest Sealing + SSIM Verification</w:t>
            </w:r>
          </w:p>
        </w:tc>
        <w:tc>
          <w:tcPr>
            <w:tcW w:type="dxa" w:w="2340"/>
            <w:shd w:fill="FFFFFF"/>
            <w:tcMar>
              <w:top w:w="35" w:type="dxa"/>
              <w:bottom w:w="35" w:type="dxa"/>
              <w:left w:w="45" w:type="dxa"/>
              <w:right w:w="45" w:type="dxa"/>
            </w:tcMar>
          </w:tcPr>
          <w:p>
            <w:r>
              <w:rPr>
                <w:sz w:val="16"/>
              </w:rPr>
              <w:t>Plain SQL Database; Full Blockchain Ledger</w:t>
            </w:r>
          </w:p>
        </w:tc>
        <w:tc>
          <w:tcPr>
            <w:tcW w:type="dxa" w:w="2340"/>
            <w:shd w:fill="FFFFFF"/>
            <w:tcMar>
              <w:top w:w="35" w:type="dxa"/>
              <w:bottom w:w="35" w:type="dxa"/>
              <w:left w:w="45" w:type="dxa"/>
              <w:right w:w="45" w:type="dxa"/>
            </w:tcMar>
          </w:tcPr>
          <w:p>
            <w:r>
              <w:rPr>
                <w:sz w:val="16"/>
              </w:rPr>
              <w:t>A full blockchain introduces unnecessary transaction fees and network delays. SHA-256 gives instant proof if a contractor edits a bill. SSIM checks before/after photos to catch duplicate submissions.</w:t>
            </w:r>
          </w:p>
        </w:tc>
      </w:tr>
    </w:tbl>
    <w:p>
      <w:pPr>
        <w:keepNext/>
        <w:spacing w:before="260" w:after="60"/>
      </w:pPr>
      <w:r>
        <w:rPr>
          <w:b/>
          <w:color w:val="003366"/>
          <w:sz w:val="24"/>
        </w:rPr>
        <w:t>10. Preliminary Experimental Results &amp; System Evaluation: -</w:t>
      </w:r>
    </w:p>
    <w:p>
      <w:r>
        <w:t>All metrics reported below were directly measured on held-out validation photos that the models never saw during training:</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4F72"/>
            <w:tcMar>
              <w:top w:w="50" w:type="dxa"/>
              <w:bottom w:w="50" w:type="dxa"/>
              <w:left w:w="60" w:type="dxa"/>
              <w:right w:w="60" w:type="dxa"/>
            </w:tcMar>
          </w:tcPr>
          <w:p>
            <w:r>
              <w:rPr>
                <w:b/>
                <w:color w:val="FFFFFF"/>
                <w:sz w:val="17"/>
              </w:rPr>
              <w:t>Class Identifier &amp; Name</w:t>
            </w:r>
          </w:p>
        </w:tc>
        <w:tc>
          <w:tcPr>
            <w:tcW w:type="dxa" w:w="1872"/>
            <w:shd w:fill="1B4F72"/>
            <w:tcMar>
              <w:top w:w="50" w:type="dxa"/>
              <w:bottom w:w="50" w:type="dxa"/>
              <w:left w:w="60" w:type="dxa"/>
              <w:right w:w="60" w:type="dxa"/>
            </w:tcMar>
          </w:tcPr>
          <w:p>
            <w:r>
              <w:rPr>
                <w:b/>
                <w:color w:val="FFFFFF"/>
                <w:sz w:val="17"/>
              </w:rPr>
              <w:t>Precision</w:t>
            </w:r>
          </w:p>
        </w:tc>
        <w:tc>
          <w:tcPr>
            <w:tcW w:type="dxa" w:w="1872"/>
            <w:shd w:fill="1B4F72"/>
            <w:tcMar>
              <w:top w:w="50" w:type="dxa"/>
              <w:bottom w:w="50" w:type="dxa"/>
              <w:left w:w="60" w:type="dxa"/>
              <w:right w:w="60" w:type="dxa"/>
            </w:tcMar>
          </w:tcPr>
          <w:p>
            <w:r>
              <w:rPr>
                <w:b/>
                <w:color w:val="FFFFFF"/>
                <w:sz w:val="17"/>
              </w:rPr>
              <w:t>Recall</w:t>
            </w:r>
          </w:p>
        </w:tc>
        <w:tc>
          <w:tcPr>
            <w:tcW w:type="dxa" w:w="1872"/>
            <w:shd w:fill="1B4F72"/>
            <w:tcMar>
              <w:top w:w="50" w:type="dxa"/>
              <w:bottom w:w="50" w:type="dxa"/>
              <w:left w:w="60" w:type="dxa"/>
              <w:right w:w="60" w:type="dxa"/>
            </w:tcMar>
          </w:tcPr>
          <w:p>
            <w:r>
              <w:rPr>
                <w:b/>
                <w:color w:val="FFFFFF"/>
                <w:sz w:val="17"/>
              </w:rPr>
              <w:t>F1-Score</w:t>
            </w:r>
          </w:p>
        </w:tc>
        <w:tc>
          <w:tcPr>
            <w:tcW w:type="dxa" w:w="1872"/>
            <w:shd w:fill="1B4F72"/>
            <w:tcMar>
              <w:top w:w="50" w:type="dxa"/>
              <w:bottom w:w="50" w:type="dxa"/>
              <w:left w:w="60" w:type="dxa"/>
              <w:right w:w="60" w:type="dxa"/>
            </w:tcMar>
          </w:tcPr>
          <w:p>
            <w:r>
              <w:rPr>
                <w:b/>
                <w:color w:val="FFFFFF"/>
                <w:sz w:val="17"/>
              </w:rPr>
              <w:t>Test Samples</w:t>
            </w:r>
          </w:p>
        </w:tc>
      </w:tr>
      <w:tr>
        <w:tc>
          <w:tcPr>
            <w:tcW w:type="dxa" w:w="1872"/>
            <w:shd w:fill="FFFFFF"/>
            <w:tcMar>
              <w:top w:w="35" w:type="dxa"/>
              <w:bottom w:w="35" w:type="dxa"/>
              <w:left w:w="45" w:type="dxa"/>
              <w:right w:w="45" w:type="dxa"/>
            </w:tcMar>
          </w:tcPr>
          <w:p>
            <w:r>
              <w:rPr>
                <w:sz w:val="17"/>
              </w:rPr>
              <w:t>Normal Road / Sound Pavement</w:t>
            </w:r>
          </w:p>
        </w:tc>
        <w:tc>
          <w:tcPr>
            <w:tcW w:type="dxa" w:w="1872"/>
            <w:shd w:fill="FFFFFF"/>
            <w:tcMar>
              <w:top w:w="35" w:type="dxa"/>
              <w:bottom w:w="35" w:type="dxa"/>
              <w:left w:w="45" w:type="dxa"/>
              <w:right w:w="45" w:type="dxa"/>
            </w:tcMar>
          </w:tcPr>
          <w:p>
            <w:del w:id="9043" w:author="Claude (fact-check vs repository)" w:date="2026-10-02T00:00:00Z">
              <w:r>
                <w:rPr>
                  <w:sz w:val="17"/>
                </w:rPr>
                <w:delText xml:space="preserve">0.98</w:delText>
              </w:r>
            </w:del>
            <w:ins w:id="9044" w:author="Claude (fact-check vs repository)" w:date="2026-10-02T00:00:00Z">
              <w:r>
                <w:rPr>
                  <w:sz w:val="17"/>
                </w:rPr>
                <w:t xml:space="preserve">0.88</w:t>
              </w:r>
            </w:ins>
          </w:p>
        </w:tc>
        <w:tc>
          <w:tcPr>
            <w:tcW w:type="dxa" w:w="1872"/>
            <w:shd w:fill="FFFFFF"/>
            <w:tcMar>
              <w:top w:w="35" w:type="dxa"/>
              <w:bottom w:w="35" w:type="dxa"/>
              <w:left w:w="45" w:type="dxa"/>
              <w:right w:w="45" w:type="dxa"/>
            </w:tcMar>
          </w:tcPr>
          <w:p>
            <w:del w:id="9045" w:author="Claude (fact-check vs repository)" w:date="2026-10-02T00:00:00Z">
              <w:r>
                <w:rPr>
                  <w:sz w:val="17"/>
                </w:rPr>
                <w:delText xml:space="preserve">0.90</w:delText>
              </w:r>
            </w:del>
            <w:ins w:id="9046" w:author="Claude (fact-check vs repository)" w:date="2026-10-02T00:00:00Z">
              <w:r>
                <w:rPr>
                  <w:sz w:val="17"/>
                </w:rPr>
                <w:t xml:space="preserve">0.86</w:t>
              </w:r>
            </w:ins>
          </w:p>
        </w:tc>
        <w:tc>
          <w:tcPr>
            <w:tcW w:type="dxa" w:w="1872"/>
            <w:shd w:fill="FFFFFF"/>
            <w:tcMar>
              <w:top w:w="35" w:type="dxa"/>
              <w:bottom w:w="35" w:type="dxa"/>
              <w:left w:w="45" w:type="dxa"/>
              <w:right w:w="45" w:type="dxa"/>
            </w:tcMar>
          </w:tcPr>
          <w:p>
            <w:del w:id="9047" w:author="Claude (fact-check vs repository)" w:date="2026-10-02T00:00:00Z">
              <w:r>
                <w:rPr>
                  <w:sz w:val="17"/>
                </w:rPr>
                <w:delText xml:space="preserve">0.94</w:delText>
              </w:r>
            </w:del>
            <w:ins w:id="9048" w:author="Claude (fact-check vs repository)" w:date="2026-10-02T00:00:00Z">
              <w:r>
                <w:rPr>
                  <w:sz w:val="17"/>
                </w:rPr>
                <w:t xml:space="preserve">0.87</w:t>
              </w:r>
            </w:ins>
          </w:p>
        </w:tc>
        <w:tc>
          <w:tcPr>
            <w:tcW w:type="dxa" w:w="1872"/>
            <w:shd w:fill="FFFFFF"/>
            <w:tcMar>
              <w:top w:w="35" w:type="dxa"/>
              <w:bottom w:w="35" w:type="dxa"/>
              <w:left w:w="45" w:type="dxa"/>
              <w:right w:w="45" w:type="dxa"/>
            </w:tcMar>
          </w:tcPr>
          <w:p>
            <w:del w:id="9049" w:author="Claude (fact-check vs repository)" w:date="2026-10-02T00:00:00Z">
              <w:r>
                <w:rPr>
                  <w:sz w:val="17"/>
                </w:rPr>
                <w:delText xml:space="preserve">140</w:delText>
              </w:r>
            </w:del>
            <w:ins w:id="9050" w:author="Claude (fact-check vs repository)" w:date="2026-10-02T00:00:00Z">
              <w:r>
                <w:rPr>
                  <w:sz w:val="17"/>
                </w:rPr>
                <w:t xml:space="preserve">77</w:t>
              </w:r>
            </w:ins>
          </w:p>
        </w:tc>
      </w:tr>
      <w:tr>
        <w:tc>
          <w:tcPr>
            <w:tcW w:type="dxa" w:w="1872"/>
            <w:shd w:fill="F7F9FA"/>
            <w:tcMar>
              <w:top w:w="35" w:type="dxa"/>
              <w:bottom w:w="35" w:type="dxa"/>
              <w:left w:w="45" w:type="dxa"/>
              <w:right w:w="45" w:type="dxa"/>
            </w:tcMar>
          </w:tcPr>
          <w:p>
            <w:r>
              <w:rPr>
                <w:sz w:val="17"/>
              </w:rPr>
              <w:t>Crack (Longitudinal / Transverse / Alligator)</w:t>
            </w:r>
          </w:p>
        </w:tc>
        <w:tc>
          <w:tcPr>
            <w:tcW w:type="dxa" w:w="1872"/>
            <w:shd w:fill="F7F9FA"/>
            <w:tcMar>
              <w:top w:w="35" w:type="dxa"/>
              <w:bottom w:w="35" w:type="dxa"/>
              <w:left w:w="45" w:type="dxa"/>
              <w:right w:w="45" w:type="dxa"/>
            </w:tcMar>
          </w:tcPr>
          <w:p>
            <w:del w:id="9051" w:author="Claude (fact-check vs repository)" w:date="2026-10-02T00:00:00Z">
              <w:r>
                <w:rPr>
                  <w:sz w:val="17"/>
                </w:rPr>
                <w:delText xml:space="preserve">0.84</w:delText>
              </w:r>
            </w:del>
            <w:ins w:id="9052" w:author="Claude (fact-check vs repository)" w:date="2026-10-02T00:00:00Z">
              <w:r>
                <w:rPr>
                  <w:sz w:val="17"/>
                </w:rPr>
                <w:t xml:space="preserve">0.90</w:t>
              </w:r>
            </w:ins>
          </w:p>
        </w:tc>
        <w:tc>
          <w:tcPr>
            <w:tcW w:type="dxa" w:w="1872"/>
            <w:shd w:fill="F7F9FA"/>
            <w:tcMar>
              <w:top w:w="35" w:type="dxa"/>
              <w:bottom w:w="35" w:type="dxa"/>
              <w:left w:w="45" w:type="dxa"/>
              <w:right w:w="45" w:type="dxa"/>
            </w:tcMar>
          </w:tcPr>
          <w:p>
            <w:del w:id="9053" w:author="Claude (fact-check vs repository)" w:date="2026-10-02T00:00:00Z">
              <w:r>
                <w:rPr>
                  <w:sz w:val="17"/>
                </w:rPr>
                <w:delText xml:space="preserve">0.91</w:delText>
              </w:r>
            </w:del>
            <w:ins w:id="9054" w:author="Claude (fact-check vs repository)" w:date="2026-10-02T00:00:00Z">
              <w:r>
                <w:rPr>
                  <w:sz w:val="17"/>
                </w:rPr>
                <w:t xml:space="preserve">0.93</w:t>
              </w:r>
            </w:ins>
          </w:p>
        </w:tc>
        <w:tc>
          <w:tcPr>
            <w:tcW w:type="dxa" w:w="1872"/>
            <w:shd w:fill="F7F9FA"/>
            <w:tcMar>
              <w:top w:w="35" w:type="dxa"/>
              <w:bottom w:w="35" w:type="dxa"/>
              <w:left w:w="45" w:type="dxa"/>
              <w:right w:w="45" w:type="dxa"/>
            </w:tcMar>
          </w:tcPr>
          <w:p>
            <w:del w:id="9055" w:author="Claude (fact-check vs repository)" w:date="2026-10-02T00:00:00Z">
              <w:r>
                <w:rPr>
                  <w:sz w:val="17"/>
                </w:rPr>
                <w:delText xml:space="preserve">0.87</w:delText>
              </w:r>
            </w:del>
            <w:ins w:id="9056" w:author="Claude (fact-check vs repository)" w:date="2026-10-02T00:00:00Z">
              <w:r>
                <w:rPr>
                  <w:sz w:val="17"/>
                </w:rPr>
                <w:t xml:space="preserve">0.91</w:t>
              </w:r>
            </w:ins>
          </w:p>
        </w:tc>
        <w:tc>
          <w:tcPr>
            <w:tcW w:type="dxa" w:w="1872"/>
            <w:shd w:fill="F7F9FA"/>
            <w:tcMar>
              <w:top w:w="35" w:type="dxa"/>
              <w:bottom w:w="35" w:type="dxa"/>
              <w:left w:w="45" w:type="dxa"/>
              <w:right w:w="45" w:type="dxa"/>
            </w:tcMar>
          </w:tcPr>
          <w:p>
            <w:del w:id="9057" w:author="Claude (fact-check vs repository)" w:date="2026-10-02T00:00:00Z">
              <w:r>
                <w:rPr>
                  <w:sz w:val="17"/>
                </w:rPr>
                <w:delText xml:space="preserve">120</w:delText>
              </w:r>
            </w:del>
            <w:ins w:id="9058" w:author="Claude (fact-check vs repository)" w:date="2026-10-02T00:00:00Z">
              <w:r>
                <w:rPr>
                  <w:sz w:val="17"/>
                </w:rPr>
                <w:t xml:space="preserve">184</w:t>
              </w:r>
            </w:ins>
          </w:p>
        </w:tc>
      </w:tr>
      <w:tr>
        <w:tc>
          <w:tcPr>
            <w:tcW w:type="dxa" w:w="1872"/>
            <w:shd w:fill="FFFFFF"/>
            <w:tcMar>
              <w:top w:w="35" w:type="dxa"/>
              <w:bottom w:w="35" w:type="dxa"/>
              <w:left w:w="45" w:type="dxa"/>
              <w:right w:w="45" w:type="dxa"/>
            </w:tcMar>
          </w:tcPr>
          <w:p>
            <w:r>
              <w:rPr>
                <w:sz w:val="17"/>
              </w:rPr>
              <w:t>Severe Cavity / Pothole</w:t>
            </w:r>
          </w:p>
        </w:tc>
        <w:tc>
          <w:tcPr>
            <w:tcW w:type="dxa" w:w="1872"/>
            <w:shd w:fill="FFFFFF"/>
            <w:tcMar>
              <w:top w:w="35" w:type="dxa"/>
              <w:bottom w:w="35" w:type="dxa"/>
              <w:left w:w="45" w:type="dxa"/>
              <w:right w:w="45" w:type="dxa"/>
            </w:tcMar>
          </w:tcPr>
          <w:p>
            <w:del w:id="9059" w:author="Claude (fact-check vs repository)" w:date="2026-10-02T00:00:00Z">
              <w:r>
                <w:rPr>
                  <w:sz w:val="17"/>
                </w:rPr>
                <w:delText xml:space="preserve">0.89</w:delText>
              </w:r>
            </w:del>
            <w:ins w:id="9060" w:author="Claude (fact-check vs repository)" w:date="2026-10-02T00:00:00Z">
              <w:r>
                <w:rPr>
                  <w:sz w:val="17"/>
                </w:rPr>
                <w:t xml:space="preserve">0.93</w:t>
              </w:r>
            </w:ins>
          </w:p>
        </w:tc>
        <w:tc>
          <w:tcPr>
            <w:tcW w:type="dxa" w:w="1872"/>
            <w:shd w:fill="FFFFFF"/>
            <w:tcMar>
              <w:top w:w="35" w:type="dxa"/>
              <w:bottom w:w="35" w:type="dxa"/>
              <w:left w:w="45" w:type="dxa"/>
              <w:right w:w="45" w:type="dxa"/>
            </w:tcMar>
          </w:tcPr>
          <w:p>
            <w:r>
              <w:rPr>
                <w:sz w:val="17"/>
              </w:rPr>
              <w:t>0.90</w:t>
            </w:r>
          </w:p>
        </w:tc>
        <w:tc>
          <w:tcPr>
            <w:tcW w:type="dxa" w:w="1872"/>
            <w:shd w:fill="FFFFFF"/>
            <w:tcMar>
              <w:top w:w="35" w:type="dxa"/>
              <w:bottom w:w="35" w:type="dxa"/>
              <w:left w:w="45" w:type="dxa"/>
              <w:right w:w="45" w:type="dxa"/>
            </w:tcMar>
          </w:tcPr>
          <w:p>
            <w:del w:id="9061" w:author="Claude (fact-check vs repository)" w:date="2026-10-02T00:00:00Z">
              <w:r>
                <w:rPr>
                  <w:sz w:val="17"/>
                </w:rPr>
                <w:delText xml:space="preserve">0.90</w:delText>
              </w:r>
            </w:del>
            <w:ins w:id="9062" w:author="Claude (fact-check vs repository)" w:date="2026-10-02T00:00:00Z">
              <w:r>
                <w:rPr>
                  <w:sz w:val="17"/>
                </w:rPr>
                <w:t xml:space="preserve">0.91</w:t>
              </w:r>
            </w:ins>
          </w:p>
        </w:tc>
        <w:tc>
          <w:tcPr>
            <w:tcW w:type="dxa" w:w="1872"/>
            <w:shd w:fill="FFFFFF"/>
            <w:tcMar>
              <w:top w:w="35" w:type="dxa"/>
              <w:bottom w:w="35" w:type="dxa"/>
              <w:left w:w="45" w:type="dxa"/>
              <w:right w:w="45" w:type="dxa"/>
            </w:tcMar>
          </w:tcPr>
          <w:p>
            <w:del w:id="9063" w:author="Claude (fact-check vs repository)" w:date="2026-10-02T00:00:00Z">
              <w:r>
                <w:rPr>
                  <w:sz w:val="17"/>
                </w:rPr>
                <w:delText xml:space="preserve">120</w:delText>
              </w:r>
            </w:del>
            <w:ins w:id="9064" w:author="Claude (fact-check vs repository)" w:date="2026-10-02T00:00:00Z">
              <w:r>
                <w:rPr>
                  <w:sz w:val="17"/>
                </w:rPr>
                <w:t xml:space="preserve">211</w:t>
              </w:r>
            </w:ins>
          </w:p>
        </w:tc>
      </w:tr>
      <w:tr>
        <w:tc>
          <w:tcPr>
            <w:tcW w:type="dxa" w:w="1872"/>
            <w:shd w:fill="F7F9FA"/>
            <w:tcMar>
              <w:top w:w="35" w:type="dxa"/>
              <w:bottom w:w="35" w:type="dxa"/>
              <w:left w:w="45" w:type="dxa"/>
              <w:right w:w="45" w:type="dxa"/>
            </w:tcMar>
          </w:tcPr>
          <w:p>
            <w:r>
              <w:rPr>
                <w:sz w:val="17"/>
              </w:rPr>
              <w:t>Waterlogging / Flooding Hazard</w:t>
            </w:r>
          </w:p>
        </w:tc>
        <w:tc>
          <w:tcPr>
            <w:tcW w:type="dxa" w:w="1872"/>
            <w:shd w:fill="F7F9FA"/>
            <w:tcMar>
              <w:top w:w="35" w:type="dxa"/>
              <w:bottom w:w="35" w:type="dxa"/>
              <w:left w:w="45" w:type="dxa"/>
              <w:right w:w="45" w:type="dxa"/>
            </w:tcMar>
          </w:tcPr>
          <w:p>
            <w:del w:id="9065" w:author="Claude (fact-check vs repository)" w:date="2026-10-02T00:00:00Z">
              <w:r>
                <w:rPr>
                  <w:sz w:val="17"/>
                </w:rPr>
                <w:delText xml:space="preserve">0.50</w:delText>
              </w:r>
            </w:del>
            <w:ins w:id="9066" w:author="Claude (fact-check vs repository)" w:date="2026-10-02T00:00:00Z">
              <w:r>
                <w:rPr>
                  <w:sz w:val="17"/>
                </w:rPr>
                <w:t xml:space="preserve">0.67</w:t>
              </w:r>
            </w:ins>
          </w:p>
        </w:tc>
        <w:tc>
          <w:tcPr>
            <w:tcW w:type="dxa" w:w="1872"/>
            <w:shd w:fill="F7F9FA"/>
            <w:tcMar>
              <w:top w:w="35" w:type="dxa"/>
              <w:bottom w:w="35" w:type="dxa"/>
              <w:left w:w="45" w:type="dxa"/>
              <w:right w:w="45" w:type="dxa"/>
            </w:tcMar>
          </w:tcPr>
          <w:p>
            <w:del w:id="9067" w:author="Claude (fact-check vs repository)" w:date="2026-10-02T00:00:00Z">
              <w:r>
                <w:rPr>
                  <w:sz w:val="17"/>
                </w:rPr>
                <w:delText xml:space="preserve">1.00</w:delText>
              </w:r>
            </w:del>
            <w:ins w:id="9068" w:author="Claude (fact-check vs repository)" w:date="2026-10-02T00:00:00Z">
              <w:r>
                <w:rPr>
                  <w:sz w:val="17"/>
                </w:rPr>
                <w:t xml:space="preserve">0.86</w:t>
              </w:r>
            </w:ins>
          </w:p>
        </w:tc>
        <w:tc>
          <w:tcPr>
            <w:tcW w:type="dxa" w:w="1872"/>
            <w:shd w:fill="F7F9FA"/>
            <w:tcMar>
              <w:top w:w="35" w:type="dxa"/>
              <w:bottom w:w="35" w:type="dxa"/>
              <w:left w:w="45" w:type="dxa"/>
              <w:right w:w="45" w:type="dxa"/>
            </w:tcMar>
          </w:tcPr>
          <w:p>
            <w:del w:id="9069" w:author="Claude (fact-check vs repository)" w:date="2026-10-02T00:00:00Z">
              <w:r>
                <w:rPr>
                  <w:sz w:val="17"/>
                </w:rPr>
                <w:delText xml:space="preserve">0.67</w:delText>
              </w:r>
            </w:del>
            <w:ins w:id="9070" w:author="Claude (fact-check vs repository)" w:date="2026-10-02T00:00:00Z">
              <w:r>
                <w:rPr>
                  <w:sz w:val="17"/>
                </w:rPr>
                <w:t xml:space="preserve">0.75</w:t>
              </w:r>
            </w:ins>
          </w:p>
        </w:tc>
        <w:tc>
          <w:tcPr>
            <w:tcW w:type="dxa" w:w="1872"/>
            <w:shd w:fill="F7F9FA"/>
            <w:tcMar>
              <w:top w:w="35" w:type="dxa"/>
              <w:bottom w:w="35" w:type="dxa"/>
              <w:left w:w="45" w:type="dxa"/>
              <w:right w:w="45" w:type="dxa"/>
            </w:tcMar>
          </w:tcPr>
          <w:p>
            <w:del w:id="9071" w:author="Claude (fact-check vs repository)" w:date="2026-10-02T00:00:00Z">
              <w:r>
                <w:rPr>
                  <w:sz w:val="17"/>
                </w:rPr>
                <w:delText xml:space="preserve">2</w:delText>
              </w:r>
            </w:del>
            <w:ins w:id="9072" w:author="Claude (fact-check vs repository)" w:date="2026-10-02T00:00:00Z">
              <w:r>
                <w:rPr>
                  <w:sz w:val="17"/>
                </w:rPr>
                <w:t xml:space="preserve">7</w:t>
              </w:r>
            </w:ins>
          </w:p>
        </w:tc>
      </w:tr>
      <w:tr>
        <w:tc>
          <w:tcPr>
            <w:tcW w:type="dxa" w:w="1872"/>
            <w:shd w:fill="FFFFFF"/>
            <w:tcMar>
              <w:top w:w="35" w:type="dxa"/>
              <w:bottom w:w="35" w:type="dxa"/>
              <w:left w:w="45" w:type="dxa"/>
              <w:right w:w="45" w:type="dxa"/>
            </w:tcMar>
          </w:tcPr>
          <w:p>
            <w:r>
              <w:rPr>
                <w:sz w:val="17"/>
              </w:rPr>
              <w:t>Missing Zebra Crossing</w:t>
            </w:r>
          </w:p>
        </w:tc>
        <w:tc>
          <w:tcPr>
            <w:tcW w:type="dxa" w:w="1872"/>
            <w:shd w:fill="FFFFFF"/>
            <w:tcMar>
              <w:top w:w="35" w:type="dxa"/>
              <w:bottom w:w="35" w:type="dxa"/>
              <w:left w:w="45" w:type="dxa"/>
              <w:right w:w="45" w:type="dxa"/>
            </w:tcMar>
          </w:tcPr>
          <w:p>
            <w:del w:id="9073" w:author="Claude (fact-check vs repository)" w:date="2026-10-02T00:00:00Z">
              <w:r>
                <w:rPr>
                  <w:sz w:val="17"/>
                </w:rPr>
                <w:delText xml:space="preserve">0.25</w:delText>
              </w:r>
            </w:del>
            <w:ins w:id="9074" w:author="Claude (fact-check vs repository)" w:date="2026-10-02T00:00:00Z">
              <w:r>
                <w:rPr>
                  <w:sz w:val="17"/>
                </w:rPr>
                <w:t xml:space="preserve">0.43</w:t>
              </w:r>
            </w:ins>
          </w:p>
        </w:tc>
        <w:tc>
          <w:tcPr>
            <w:tcW w:type="dxa" w:w="1872"/>
            <w:shd w:fill="FFFFFF"/>
            <w:tcMar>
              <w:top w:w="35" w:type="dxa"/>
              <w:bottom w:w="35" w:type="dxa"/>
              <w:left w:w="45" w:type="dxa"/>
              <w:right w:w="45" w:type="dxa"/>
            </w:tcMar>
          </w:tcPr>
          <w:p>
            <w:del w:id="9075" w:author="Claude (fact-check vs repository)" w:date="2026-10-02T00:00:00Z">
              <w:r>
                <w:rPr>
                  <w:sz w:val="17"/>
                </w:rPr>
                <w:delText xml:space="preserve">0.33</w:delText>
              </w:r>
            </w:del>
            <w:ins w:id="9076" w:author="Claude (fact-check vs repository)" w:date="2026-10-02T00:00:00Z">
              <w:r>
                <w:rPr>
                  <w:sz w:val="17"/>
                </w:rPr>
                <w:t xml:space="preserve">0.38</w:t>
              </w:r>
            </w:ins>
          </w:p>
        </w:tc>
        <w:tc>
          <w:tcPr>
            <w:tcW w:type="dxa" w:w="1872"/>
            <w:shd w:fill="FFFFFF"/>
            <w:tcMar>
              <w:top w:w="35" w:type="dxa"/>
              <w:bottom w:w="35" w:type="dxa"/>
              <w:left w:w="45" w:type="dxa"/>
              <w:right w:w="45" w:type="dxa"/>
            </w:tcMar>
          </w:tcPr>
          <w:p>
            <w:del w:id="9077" w:author="Claude (fact-check vs repository)" w:date="2026-10-02T00:00:00Z">
              <w:r>
                <w:rPr>
                  <w:sz w:val="17"/>
                </w:rPr>
                <w:delText xml:space="preserve">0.29</w:delText>
              </w:r>
            </w:del>
            <w:ins w:id="9078" w:author="Claude (fact-check vs repository)" w:date="2026-10-02T00:00:00Z">
              <w:r>
                <w:rPr>
                  <w:sz w:val="17"/>
                </w:rPr>
                <w:t xml:space="preserve">0.40</w:t>
              </w:r>
            </w:ins>
          </w:p>
        </w:tc>
        <w:tc>
          <w:tcPr>
            <w:tcW w:type="dxa" w:w="1872"/>
            <w:shd w:fill="FFFFFF"/>
            <w:tcMar>
              <w:top w:w="35" w:type="dxa"/>
              <w:bottom w:w="35" w:type="dxa"/>
              <w:left w:w="45" w:type="dxa"/>
              <w:right w:w="45" w:type="dxa"/>
            </w:tcMar>
          </w:tcPr>
          <w:p>
            <w:del w:id="9079" w:author="Claude (fact-check vs repository)" w:date="2026-10-02T00:00:00Z">
              <w:r>
                <w:rPr>
                  <w:sz w:val="17"/>
                </w:rPr>
                <w:delText xml:space="preserve">3</w:delText>
              </w:r>
            </w:del>
            <w:ins w:id="9080" w:author="Claude (fact-check vs repository)" w:date="2026-10-02T00:00:00Z">
              <w:r>
                <w:rPr>
                  <w:sz w:val="17"/>
                </w:rPr>
                <w:t xml:space="preserve">8</w:t>
              </w:r>
            </w:ins>
          </w:p>
        </w:tc>
      </w:tr>
      <w:tr>
        <w:tc>
          <w:tcPr>
            <w:tcW w:type="dxa" w:w="1872"/>
            <w:shd w:fill="F7F9FA"/>
            <w:tcMar>
              <w:top w:w="35" w:type="dxa"/>
              <w:bottom w:w="35" w:type="dxa"/>
              <w:left w:w="45" w:type="dxa"/>
              <w:right w:w="45" w:type="dxa"/>
            </w:tcMar>
          </w:tcPr>
          <w:p>
            <w:r>
              <w:rPr>
                <w:sz w:val="17"/>
              </w:rPr>
              <w:t>Missing Road Divider</w:t>
            </w:r>
          </w:p>
        </w:tc>
        <w:tc>
          <w:tcPr>
            <w:tcW w:type="dxa" w:w="1872"/>
            <w:shd w:fill="F7F9FA"/>
            <w:tcMar>
              <w:top w:w="35" w:type="dxa"/>
              <w:bottom w:w="35" w:type="dxa"/>
              <w:left w:w="45" w:type="dxa"/>
              <w:right w:w="45" w:type="dxa"/>
            </w:tcMar>
          </w:tcPr>
          <w:p>
            <w:del w:id="9081" w:author="Claude (fact-check vs repository)" w:date="2026-10-02T00:00:00Z">
              <w:r>
                <w:rPr>
                  <w:sz w:val="17"/>
                </w:rPr>
                <w:delText xml:space="preserve">0.50</w:delText>
              </w:r>
            </w:del>
            <w:ins w:id="9082" w:author="Claude (fact-check vs repository)" w:date="2026-10-02T00:00:00Z">
              <w:r>
                <w:rPr>
                  <w:sz w:val="17"/>
                </w:rPr>
                <w:t xml:space="preserve">0.45</w:t>
              </w:r>
            </w:ins>
          </w:p>
        </w:tc>
        <w:tc>
          <w:tcPr>
            <w:tcW w:type="dxa" w:w="1872"/>
            <w:shd w:fill="F7F9FA"/>
            <w:tcMar>
              <w:top w:w="35" w:type="dxa"/>
              <w:bottom w:w="35" w:type="dxa"/>
              <w:left w:w="45" w:type="dxa"/>
              <w:right w:w="45" w:type="dxa"/>
            </w:tcMar>
          </w:tcPr>
          <w:p>
            <w:del w:id="9083" w:author="Claude (fact-check vs repository)" w:date="2026-10-02T00:00:00Z">
              <w:r>
                <w:rPr>
                  <w:sz w:val="17"/>
                </w:rPr>
                <w:delText xml:space="preserve">0.33</w:delText>
              </w:r>
            </w:del>
            <w:ins w:id="9084" w:author="Claude (fact-check vs repository)" w:date="2026-10-02T00:00:00Z">
              <w:r>
                <w:rPr>
                  <w:sz w:val="17"/>
                </w:rPr>
                <w:t xml:space="preserve">0.62</w:t>
              </w:r>
            </w:ins>
          </w:p>
        </w:tc>
        <w:tc>
          <w:tcPr>
            <w:tcW w:type="dxa" w:w="1872"/>
            <w:shd w:fill="F7F9FA"/>
            <w:tcMar>
              <w:top w:w="35" w:type="dxa"/>
              <w:bottom w:w="35" w:type="dxa"/>
              <w:left w:w="45" w:type="dxa"/>
              <w:right w:w="45" w:type="dxa"/>
            </w:tcMar>
          </w:tcPr>
          <w:p>
            <w:del w:id="9085" w:author="Claude (fact-check vs repository)" w:date="2026-10-02T00:00:00Z">
              <w:r>
                <w:rPr>
                  <w:sz w:val="17"/>
                </w:rPr>
                <w:delText xml:space="preserve">0.40</w:delText>
              </w:r>
            </w:del>
            <w:ins w:id="9086" w:author="Claude (fact-check vs repository)" w:date="2026-10-02T00:00:00Z">
              <w:r>
                <w:rPr>
                  <w:sz w:val="17"/>
                </w:rPr>
                <w:t xml:space="preserve">0.53</w:t>
              </w:r>
            </w:ins>
          </w:p>
        </w:tc>
        <w:tc>
          <w:tcPr>
            <w:tcW w:type="dxa" w:w="1872"/>
            <w:shd w:fill="F7F9FA"/>
            <w:tcMar>
              <w:top w:w="35" w:type="dxa"/>
              <w:bottom w:w="35" w:type="dxa"/>
              <w:left w:w="45" w:type="dxa"/>
              <w:right w:w="45" w:type="dxa"/>
            </w:tcMar>
          </w:tcPr>
          <w:p>
            <w:del w:id="9087" w:author="Claude (fact-check vs repository)" w:date="2026-10-02T00:00:00Z">
              <w:r>
                <w:rPr>
                  <w:sz w:val="17"/>
                </w:rPr>
                <w:delText xml:space="preserve">3</w:delText>
              </w:r>
            </w:del>
            <w:ins w:id="9088" w:author="Claude (fact-check vs repository)" w:date="2026-10-02T00:00:00Z">
              <w:r>
                <w:rPr>
                  <w:sz w:val="17"/>
                </w:rPr>
                <w:t xml:space="preserve">8</w:t>
              </w:r>
            </w:ins>
          </w:p>
        </w:tc>
      </w:tr>
      <w:tr>
        <w:tc>
          <w:tcPr>
            <w:tcW w:type="dxa" w:w="1872"/>
            <w:shd w:fill="FFFFFF"/>
            <w:tcMar>
              <w:top w:w="35" w:type="dxa"/>
              <w:bottom w:w="35" w:type="dxa"/>
              <w:left w:w="45" w:type="dxa"/>
              <w:right w:w="45" w:type="dxa"/>
            </w:tcMar>
          </w:tcPr>
          <w:p>
            <w:r>
              <w:rPr>
                <w:sz w:val="17"/>
              </w:rPr>
              <w:t>Damaged Traffic Sign</w:t>
            </w:r>
          </w:p>
        </w:tc>
        <w:tc>
          <w:tcPr>
            <w:tcW w:type="dxa" w:w="1872"/>
            <w:shd w:fill="FFFFFF"/>
            <w:tcMar>
              <w:top w:w="35" w:type="dxa"/>
              <w:bottom w:w="35" w:type="dxa"/>
              <w:left w:w="45" w:type="dxa"/>
              <w:right w:w="45" w:type="dxa"/>
            </w:tcMar>
          </w:tcPr>
          <w:p>
            <w:del w:id="9089" w:author="Claude (fact-check vs repository)" w:date="2026-10-02T00:00:00Z">
              <w:r>
                <w:rPr>
                  <w:sz w:val="17"/>
                </w:rPr>
                <w:delText xml:space="preserve">1.00</w:delText>
              </w:r>
            </w:del>
            <w:ins w:id="9090" w:author="Claude (fact-check vs repository)" w:date="2026-10-02T00:00:00Z">
              <w:r>
                <w:rPr>
                  <w:sz w:val="17"/>
                </w:rPr>
                <w:t xml:space="preserve">0.86</w:t>
              </w:r>
            </w:ins>
          </w:p>
        </w:tc>
        <w:tc>
          <w:tcPr>
            <w:tcW w:type="dxa" w:w="1872"/>
            <w:shd w:fill="FFFFFF"/>
            <w:tcMar>
              <w:top w:w="35" w:type="dxa"/>
              <w:bottom w:w="35" w:type="dxa"/>
              <w:left w:w="45" w:type="dxa"/>
              <w:right w:w="45" w:type="dxa"/>
            </w:tcMar>
          </w:tcPr>
          <w:p>
            <w:del w:id="9091" w:author="Claude (fact-check vs repository)" w:date="2026-10-02T00:00:00Z">
              <w:r>
                <w:rPr>
                  <w:sz w:val="17"/>
                </w:rPr>
                <w:delText xml:space="preserve">0.50</w:delText>
              </w:r>
            </w:del>
            <w:ins w:id="9092" w:author="Claude (fact-check vs repository)" w:date="2026-10-02T00:00:00Z">
              <w:r>
                <w:rPr>
                  <w:sz w:val="17"/>
                </w:rPr>
                <w:t xml:space="preserve">0.86</w:t>
              </w:r>
            </w:ins>
          </w:p>
        </w:tc>
        <w:tc>
          <w:tcPr>
            <w:tcW w:type="dxa" w:w="1872"/>
            <w:shd w:fill="FFFFFF"/>
            <w:tcMar>
              <w:top w:w="35" w:type="dxa"/>
              <w:bottom w:w="35" w:type="dxa"/>
              <w:left w:w="45" w:type="dxa"/>
              <w:right w:w="45" w:type="dxa"/>
            </w:tcMar>
          </w:tcPr>
          <w:p>
            <w:del w:id="9093" w:author="Claude (fact-check vs repository)" w:date="2026-10-02T00:00:00Z">
              <w:r>
                <w:rPr>
                  <w:sz w:val="17"/>
                </w:rPr>
                <w:delText xml:space="preserve">0.67</w:delText>
              </w:r>
            </w:del>
            <w:ins w:id="9094" w:author="Claude (fact-check vs repository)" w:date="2026-10-02T00:00:00Z">
              <w:r>
                <w:rPr>
                  <w:sz w:val="17"/>
                </w:rPr>
                <w:t xml:space="preserve">0.86</w:t>
              </w:r>
            </w:ins>
          </w:p>
        </w:tc>
        <w:tc>
          <w:tcPr>
            <w:tcW w:type="dxa" w:w="1872"/>
            <w:shd w:fill="FFFFFF"/>
            <w:tcMar>
              <w:top w:w="35" w:type="dxa"/>
              <w:bottom w:w="35" w:type="dxa"/>
              <w:left w:w="45" w:type="dxa"/>
              <w:right w:w="45" w:type="dxa"/>
            </w:tcMar>
          </w:tcPr>
          <w:p>
            <w:del w:id="9095" w:author="Claude (fact-check vs repository)" w:date="2026-10-02T00:00:00Z">
              <w:r>
                <w:rPr>
                  <w:sz w:val="17"/>
                </w:rPr>
                <w:delText xml:space="preserve">2</w:delText>
              </w:r>
            </w:del>
            <w:ins w:id="9096" w:author="Claude (fact-check vs repository)" w:date="2026-10-02T00:00:00Z">
              <w:r>
                <w:rPr>
                  <w:sz w:val="17"/>
                </w:rPr>
                <w:t xml:space="preserve">7</w:t>
              </w:r>
            </w:ins>
          </w:p>
        </w:tc>
      </w:tr>
      <w:tr>
        <w:tc>
          <w:tcPr>
            <w:tcW w:type="dxa" w:w="1872"/>
            <w:shd w:fill="EAECEE"/>
            <w:tcMar>
              <w:top w:w="35" w:type="dxa"/>
              <w:bottom w:w="35" w:type="dxa"/>
              <w:left w:w="45" w:type="dxa"/>
              <w:right w:w="45" w:type="dxa"/>
            </w:tcMar>
          </w:tcPr>
          <w:p>
            <w:r>
              <w:rPr>
                <w:b/>
                <w:sz w:val="17"/>
              </w:rPr>
              <w:t>Serving Model (Overall on Held-Out Set)</w:t>
            </w:r>
          </w:p>
        </w:tc>
        <w:tc>
          <w:tcPr>
            <w:tcW w:type="dxa" w:w="1872"/>
            <w:shd w:fill="EAECEE"/>
            <w:tcMar>
              <w:top w:w="35" w:type="dxa"/>
              <w:bottom w:w="35" w:type="dxa"/>
              <w:left w:w="45" w:type="dxa"/>
              <w:right w:w="45" w:type="dxa"/>
            </w:tcMar>
          </w:tcPr>
          <w:p>
            <w:del w:id="9097" w:author="Claude (fact-check vs repository)" w:date="2026-10-02T00:00:00Z">
              <w:r>
                <w:rPr>
                  <w:b/>
                  <w:sz w:val="17"/>
                </w:rPr>
                <w:delText xml:space="preserve">0.780</w:delText>
              </w:r>
            </w:del>
            <w:ins w:id="9098" w:author="Claude (fact-check vs repository)" w:date="2026-10-02T00:00:00Z">
              <w:r>
                <w:rPr>
                  <w:b/>
                  <w:sz w:val="17"/>
                </w:rPr>
                <w:t xml:space="preserve">0.731</w:t>
              </w:r>
            </w:ins>
          </w:p>
        </w:tc>
        <w:tc>
          <w:tcPr>
            <w:tcW w:type="dxa" w:w="1872"/>
            <w:shd w:fill="EAECEE"/>
            <w:tcMar>
              <w:top w:w="35" w:type="dxa"/>
              <w:bottom w:w="35" w:type="dxa"/>
              <w:left w:w="45" w:type="dxa"/>
              <w:right w:w="45" w:type="dxa"/>
            </w:tcMar>
          </w:tcPr>
          <w:p>
            <w:del w:id="9099" w:author="Claude (fact-check vs repository)" w:date="2026-10-02T00:00:00Z">
              <w:r>
                <w:rPr>
                  <w:b/>
                  <w:sz w:val="17"/>
                </w:rPr>
                <w:delText xml:space="preserve">0.696</w:delText>
              </w:r>
            </w:del>
            <w:ins w:id="9100" w:author="Claude (fact-check vs repository)" w:date="2026-10-02T00:00:00Z">
              <w:r>
                <w:rPr>
                  <w:b/>
                  <w:sz w:val="17"/>
                </w:rPr>
                <w:t xml:space="preserve">0.771</w:t>
              </w:r>
            </w:ins>
          </w:p>
        </w:tc>
        <w:tc>
          <w:tcPr>
            <w:tcW w:type="dxa" w:w="1872"/>
            <w:shd w:fill="EAECEE"/>
            <w:tcMar>
              <w:top w:w="35" w:type="dxa"/>
              <w:bottom w:w="35" w:type="dxa"/>
              <w:left w:w="45" w:type="dxa"/>
              <w:right w:w="45" w:type="dxa"/>
            </w:tcMar>
          </w:tcPr>
          <w:p>
            <w:del w:id="9101" w:author="Claude (fact-check vs repository)" w:date="2026-10-02T00:00:00Z">
              <w:r>
                <w:rPr>
                  <w:b/>
                  <w:sz w:val="17"/>
                </w:rPr>
                <w:delText xml:space="preserve">Macro: 0.675</w:delText>
              </w:r>
            </w:del>
            <w:ins w:id="9102" w:author="Claude (fact-check vs repository)" w:date="2026-10-02T00:00:00Z">
              <w:r>
                <w:rPr>
                  <w:b/>
                  <w:sz w:val="17"/>
                </w:rPr>
                <w:t xml:space="preserve">Macro: 0.747</w:t>
              </w:r>
            </w:ins>
          </w:p>
        </w:tc>
        <w:tc>
          <w:tcPr>
            <w:tcW w:type="dxa" w:w="1872"/>
            <w:shd w:fill="EAECEE"/>
            <w:tcMar>
              <w:top w:w="35" w:type="dxa"/>
              <w:bottom w:w="35" w:type="dxa"/>
              <w:left w:w="45" w:type="dxa"/>
              <w:right w:w="45" w:type="dxa"/>
            </w:tcMar>
          </w:tcPr>
          <w:p>
            <w:del w:id="9103" w:author="Claude (fact-check vs repository)" w:date="2026-10-02T00:00:00Z">
              <w:r>
                <w:rPr>
                  <w:b/>
                  <w:sz w:val="17"/>
                </w:rPr>
                <w:delText xml:space="preserve">Accuracy: 89.2% (390)</w:delText>
              </w:r>
            </w:del>
            <w:ins w:id="9104" w:author="Claude (fact-check vs repository)" w:date="2026-10-02T00:00:00Z">
              <w:r>
                <w:rPr>
                  <w:b/>
                  <w:sz w:val="17"/>
                </w:rPr>
                <w:t xml:space="preserve">Accuracy: 88.8% (502)</w:t>
              </w:r>
            </w:ins>
          </w:p>
        </w:tc>
      </w:tr>
    </w:tbl>
    <w:p>
      <w:r>
        <w:t xml:space="preserve">Honest Engineering Disclosure on Macro-F1: Normal roads, cracks, and potholes make up </w:t>
      </w:r>
      <w:del w:id="9001" w:author="Claude (fact-check vs repository)" w:date="2026-10-02T00:00:00Z">
        <w:r>
          <w:delText xml:space="preserve">380 of the 390</w:delText>
        </w:r>
      </w:del>
      <w:ins w:id="9002" w:author="Claude (fact-check vs repository)" w:date="2026-10-02T00:00:00Z">
        <w:r>
          <w:t xml:space="preserve">472 of the 502</w:t>
        </w:r>
      </w:ins>
      <w:r>
        <w:t xml:space="preserve"> test images and achieve solid F1 scores </w:t>
      </w:r>
      <w:del w:id="9003" w:author="Claude (fact-check vs repository)" w:date="2026-10-02T00:00:00Z">
        <w:r>
          <w:delText xml:space="preserve">(0.87 to 0.94)</w:delText>
        </w:r>
      </w:del>
      <w:ins w:id="9004" w:author="Claude (fact-check vs repository)" w:date="2026-10-02T00:00:00Z">
        <w:r>
          <w:t xml:space="preserve">(0.87 to 0.91)</w:t>
        </w:r>
      </w:ins>
      <w:r>
        <w:t xml:space="preserve">. The other four municipal classes (waterlogging, zebra crossings, dividers, signs) currently have </w:t>
      </w:r>
      <w:del w:id="9005" w:author="Claude (fact-check vs repository)" w:date="2026-10-02T00:00:00Z">
        <w:r>
          <w:delText xml:space="preserve">only 2 or 3 test photos each</w:delText>
        </w:r>
      </w:del>
      <w:ins w:id="9006" w:author="Claude (fact-check vs repository)" w:date="2026-10-02T00:00:00Z">
        <w:r>
          <w:t xml:space="preserve">only 7 or 8 test photos each</w:t>
        </w:r>
      </w:ins>
      <w:r>
        <w:t xml:space="preserve">. A single missed detection drops their class score heavily, which drags unweighted macro-F1 down to </w:t>
      </w:r>
      <w:del w:id="9007" w:author="Claude (fact-check vs repository)" w:date="2026-10-02T00:00:00Z">
        <w:r>
          <w:delText xml:space="preserve">0.675</w:delText>
        </w:r>
      </w:del>
      <w:ins w:id="9008" w:author="Claude (fact-check vs repository)" w:date="2026-10-02T00:00:00Z">
        <w:r>
          <w:t xml:space="preserve">0.747</w:t>
        </w:r>
      </w:ins>
      <w:r>
        <w:t xml:space="preserve">. We openly report both figures rather than hiding the data scarcity behind a single flattering accuracy number.</w:t>
      </w:r>
    </w:p>
    <w:p>
      <w:pPr>
        <w:pStyle w:val="ListBullet"/>
        <w:spacing w:after="50"/>
      </w:pPr>
      <w:r>
        <w:rPr>
          <w:b/>
        </w:rPr>
        <w:t xml:space="preserve">UrbanTrafficNet: </w:t>
      </w:r>
      <w:del w:id="9031" w:author="Claude (fact-check vs repository)" w:date="2026-10-02T00:00:00Z">
        <w:r>
          <w:delText xml:space="preserve">Scored 90.36% validation accuracy across 7 vehicle and pedestrian classes.</w:delText>
        </w:r>
      </w:del>
      <w:ins w:id="9032" w:author="Claude (fact-check vs repository)" w:date="2026-10-02T00:00:00Z">
        <w:r>
          <w:t xml:space="preserve">A deterministic IRC:106 Passenger Car Unit congestion calculator that takes vehicle counts from a detector. It contains no trained classifier, so no accuracy figure applies.</w:t>
        </w:r>
      </w:ins>
    </w:p>
    <w:p>
      <w:pPr>
        <w:pStyle w:val="ListBullet"/>
        <w:spacing w:after="50"/>
      </w:pPr>
      <w:r>
        <w:rPr>
          <w:b/>
        </w:rPr>
        <w:t xml:space="preserve">ASTM D6433 PCI Regressor: </w:t>
      </w:r>
      <w:del w:id="9033" w:author="Claude (fact-check vs repository)" w:date="2026-10-02T00:00:00Z">
        <w:r>
          <w:delText xml:space="preserve">Achieved MAE = 1.42 PCI points and R^2 = 0.9908 against standard condition curves.</w:delText>
        </w:r>
      </w:del>
      <w:ins w:id="9034" w:author="Claude (fact-check vs repository)" w:date="2026-10-02T00:00:00Z">
        <w:r>
          <w:t xml:space="preserve">Reproduces the ASTM D6433 deduct-value curves with R^2 = 0.941 and MAE = 3.63 PCI points. This measures fidelity to the standard's formula, not agreement with field surveys.</w:t>
        </w:r>
      </w:ins>
    </w:p>
    <w:p>
      <w:pPr>
        <w:pStyle w:val="ListBullet"/>
        <w:spacing w:after="50"/>
      </w:pPr>
      <w:r>
        <w:rPr>
          <w:b/>
        </w:rPr>
        <w:t xml:space="preserve">Real-World 30-Image Benchmark: </w:t>
      </w:r>
      <w:r>
        <w:t xml:space="preserve">Processed 30 unseen road scenes </w:t>
      </w:r>
      <w:del w:id="9035" w:author="Claude (fact-check vs repository)" w:date="2026-10-02T00:00:00Z">
        <w:r>
          <w:delText xml:space="preserve">with 283.44 ms average latency,</w:delText>
        </w:r>
      </w:del>
      <w:ins w:id="9036" w:author="Claude (fact-check vs repository)" w:date="2026-10-02T00:00:00Z">
        <w:r>
          <w:t xml:space="preserve">with about 30 ms classification latency per image (the full pipeline including pixel segmentation takes 1.7–2.4 s on a single-core machine),</w:t>
        </w:r>
      </w:ins>
      <w:r>
        <w:t xml:space="preserve"> calculated 1.492 tons of bitumen needed, and achieved 100% cryptographic seal verification.</w:t>
      </w:r>
    </w:p>
    <w:p>
      <w:pPr>
        <w:pStyle w:val="ListBullet"/>
        <w:spacing w:after="50"/>
      </w:pPr>
      <w:del w:id="9001" w:author="Claude (fact-check vs repository)" w:date="2026-10-02T00:00:00Z">
        <w:r>
          <w:rPr>
            <w:b/>
          </w:rPr>
          <w:delText xml:space="preserve">10-Subsystem Integration Harness</w:delText>
        </w:r>
      </w:del>
      <w:ins w:id="9002" w:author="Claude (fact-check vs repository)" w:date="2026-10-02T00:00:00Z">
        <w:r>
          <w:rPr>
            <w:b/>
          </w:rPr>
          <w:t xml:space="preserve">Automated Test Suite</w:t>
        </w:r>
      </w:ins>
      <w:r>
        <w:rPr>
          <w:b/>
        </w:rPr>
        <w:t xml:space="preserve">: </w:t>
      </w:r>
      <w:del w:id="9037" w:author="Claude (fact-check vs repository)" w:date="2026-10-02T00:00:00Z">
        <w:r>
          <w:delText xml:space="preserve">All 10 subsystems (Vision, IMU, PCI, Deterioration, Traffic, ALPR, Deduplication, MultiDefect, REST API, ONNX Export) reported 10/10 PASS.</w:delText>
        </w:r>
      </w:del>
      <w:ins w:id="9038" w:author="Claude (fact-check vs repository)" w:date="2026-10-02T00:00:00Z">
        <w:r>
          <w:t xml:space="preserve">The repository's automated suite of 140 tests passes in full (1 skipped by design), covering every model, the inference pipeline, the REST API end to end, and the serverless entrypoint.</w:t>
        </w:r>
      </w:ins>
    </w:p>
    <w:p>
      <w:pPr>
        <w:keepNext/>
        <w:spacing w:before="260" w:after="60"/>
      </w:pPr>
      <w:r>
        <w:rPr>
          <w:b/>
          <w:color w:val="003366"/>
          <w:sz w:val="24"/>
        </w:rPr>
        <w:t>11. Plan for Milestone 3 &amp; Next Steps: -</w:t>
      </w:r>
    </w:p>
    <w:p>
      <w:pPr>
        <w:pStyle w:val="ListBullet"/>
        <w:spacing w:after="50"/>
      </w:pPr>
      <w:r>
        <w:rPr>
          <w:b/>
        </w:rPr>
        <w:t xml:space="preserve">1. Ingesting RDD2022 Indian Roads: </w:t>
      </w:r>
      <w:r>
        <w:t>Download and process RDD2022's Indian road subset (47,000 photos) to improve alligator crack and pothole diversity on local pavement textures.</w:t>
      </w:r>
    </w:p>
    <w:p>
      <w:pPr>
        <w:pStyle w:val="ListBullet"/>
        <w:spacing w:after="50"/>
      </w:pPr>
      <w:r>
        <w:rPr>
          <w:b/>
        </w:rPr>
        <w:t xml:space="preserve">2. Real Bus Sensor Mounting: </w:t>
      </w:r>
      <w:r>
        <w:t xml:space="preserve">Install the MPU-6050 hardware on an operational municipal transit bus </w:t>
      </w:r>
      <w:del w:id="9039" w:author="Claude (fact-check vs repository)" w:date="2026-10-02T00:00:00Z">
        <w:r>
          <w:delText xml:space="preserve">to record authentic suspension vibrations instead of simulated shock profiles.</w:delText>
        </w:r>
      </w:del>
      <w:ins w:id="9040" w:author="Claude (fact-check vs repository)" w:date="2026-10-02T00:00:00Z">
        <w:r>
          <w:t xml:space="preserve">to extend the existing real drive-log recordings to the bus fleet itself.</w:t>
        </w:r>
      </w:ins>
    </w:p>
    <w:p>
      <w:pPr>
        <w:pStyle w:val="ListBullet"/>
        <w:spacing w:after="50"/>
      </w:pPr>
      <w:r>
        <w:rPr>
          <w:b/>
        </w:rPr>
        <w:t xml:space="preserve">3. INT8 Model Quantization: </w:t>
      </w:r>
      <w:del w:id="9041" w:author="Claude (fact-check vs repository)" w:date="2026-10-02T00:00:00Z">
        <w:r>
          <w:delText xml:space="preserve">Quantize our ResNet-50 embeddings</w:delText>
        </w:r>
      </w:del>
      <w:ins w:id="9042" w:author="Claude (fact-check vs repository)" w:date="2026-10-02T00:00:00Z">
        <w:r>
          <w:t xml:space="preserve">Quantize our CNN backbones (MobileNetV2 and ResNet-50)</w:t>
        </w:r>
      </w:ins>
      <w:r>
        <w:t xml:space="preserve"> to 8-bit integers and benchmark runtime on Raspberry Pi 5 and NVIDIA Jetson hardware.</w:t>
      </w:r>
    </w:p>
    <w:p>
      <w:pPr>
        <w:pStyle w:val="ListBullet"/>
        <w:spacing w:after="50"/>
      </w:pPr>
      <w:r>
        <w:rPr>
          <w:b/>
        </w:rPr>
        <w:t xml:space="preserve">4. Live Command Center Connection: </w:t>
      </w:r>
      <w:r>
        <w:t>Link our REST API backend directly to our Leaflet GIS dashboard to show live bus tracks and automated work order dispatches in real time.</w:t>
      </w:r>
    </w:p>
    <w:p>
      <w:pPr>
        <w:keepNext/>
        <w:spacing w:before="260" w:after="60"/>
      </w:pPr>
      <w:r>
        <w:rPr>
          <w:b/>
          <w:color w:val="003366"/>
          <w:sz w:val="24"/>
        </w:rPr>
        <w:t>12. References: -</w:t>
      </w:r>
    </w:p>
    <w:p>
      <w:pPr>
        <w:spacing w:after="40"/>
      </w:pPr>
      <w:r>
        <w:rPr>
          <w:sz w:val="17"/>
        </w:rPr>
        <w:t>[1] D. Arya, H. Maeda, S. K. Ghosh, D. Toshniwal, and Y. Sekimoto, 'RDD2022: A multi-national image dataset for automatic road damage detection,' Geoscience Data Journal, vol. 11, no. 4, pp. 846–862, 2024.</w:t>
      </w:r>
    </w:p>
    <w:p>
      <w:pPr>
        <w:spacing w:after="40"/>
      </w:pPr>
      <w:r>
        <w:rPr>
          <w:sz w:val="17"/>
        </w:rPr>
        <w:t>[2] A. Mednis, G. Strazdins, R. Zviedris, G. Kanonirs, and L. Selavo, 'Real time pothole detection using Android smartphones with accelerometers,' in Proc. MobiSensor, 2011.</w:t>
      </w:r>
    </w:p>
    <w:p>
      <w:pPr>
        <w:spacing w:after="40"/>
      </w:pPr>
      <w:r>
        <w:rPr>
          <w:sz w:val="17"/>
        </w:rPr>
        <w:t>[3] J. Eriksson, L. Girod, B. Hull, R. Newton, S. Madden, and H. Balakrishnan, 'The Pothole Patrol: using a mobile sensor network for road surface monitoring,' in Proc. ACM MobiSys, 2008.</w:t>
      </w:r>
    </w:p>
    <w:p>
      <w:pPr>
        <w:spacing w:after="40"/>
      </w:pPr>
      <w:r>
        <w:rPr>
          <w:sz w:val="17"/>
        </w:rPr>
        <w:t>[4] W. Zhong et al., 'A reliability-aware vehicular crowdsensing system for pothole profiling,' Proc. ACM IMWUT, vol. 3, no. 4, art. 160, 2019.</w:t>
      </w:r>
    </w:p>
    <w:p>
      <w:pPr>
        <w:spacing w:after="40"/>
      </w:pPr>
      <w:r>
        <w:rPr>
          <w:sz w:val="17"/>
        </w:rPr>
        <w:t>[5] E. Ibragimov, Y. Kim, J. H. Lee, J. Cho, and J.-J. Lee, 'Automated pavement condition index assessment with deep learning and image analysis,' Sensors, vol. 24, no. 7, art. 2333, 2024.</w:t>
      </w:r>
    </w:p>
    <w:p>
      <w:pPr>
        <w:spacing w:after="40"/>
      </w:pPr>
      <w:r>
        <w:rPr>
          <w:sz w:val="17"/>
        </w:rPr>
        <w:t>[6] ASTM International, ASTM D6433-24, Standard Practice for Roads and Parking Lots Pavement Condition Index Surveys, ASTM International, West Conshohocken, PA, 2024.</w:t>
      </w:r>
    </w:p>
    <w:p>
      <w:pPr>
        <w:spacing w:after="40"/>
      </w:pPr>
      <w:r>
        <w:rPr>
          <w:sz w:val="17"/>
        </w:rPr>
        <w:t>[7] Ministry of Road Transport and Highways (MoRTH), Specifications for Road and Bridge Works (5th Revision), Section 500, Indian Roads Congress, New Delhi, India.</w:t>
      </w:r>
    </w:p>
    <w:p>
      <w:pPr>
        <w:spacing w:after="40"/>
      </w:pPr>
      <w:r>
        <w:rPr>
          <w:sz w:val="17"/>
        </w:rPr>
        <w:t>[8] Smart India Hackathon 2026, Problem Statement SIH26124: AI-Powered Road Quality Assessment and Urban Safety Monitoring via Public Transport Fleet, Bharat Electronics Limited (BEL).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